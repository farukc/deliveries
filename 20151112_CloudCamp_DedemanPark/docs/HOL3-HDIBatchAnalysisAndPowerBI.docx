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8A6" w14:textId="77777777" w:rsidR="005D7411" w:rsidRDefault="00571C80">
      <w:pPr>
        <w:pStyle w:val="Heading1"/>
      </w:pPr>
      <w:bookmarkStart w:id="0" w:name="hand-on-lab-3---hdi-batch-analysis-and-p"/>
      <w:r>
        <w:t xml:space="preserve">Hand on Lab 3 - HDI Batch Analysis and </w:t>
      </w:r>
      <w:proofErr w:type="spellStart"/>
      <w:r>
        <w:t>PowerBI</w:t>
      </w:r>
      <w:proofErr w:type="spellEnd"/>
    </w:p>
    <w:bookmarkEnd w:id="0"/>
    <w:p w14:paraId="11344F5E" w14:textId="77777777" w:rsidR="005D7411" w:rsidRDefault="00571C80">
      <w:r>
        <w:t xml:space="preserve">Overall time to complete: </w:t>
      </w:r>
      <w:r>
        <w:rPr>
          <w:b/>
        </w:rPr>
        <w:t>30 minutes</w:t>
      </w:r>
    </w:p>
    <w:p w14:paraId="1ED594C1" w14:textId="77777777" w:rsidR="005D7411" w:rsidRDefault="00571C80">
      <w:r>
        <w:t xml:space="preserve">Prerequisites: </w:t>
      </w:r>
      <w:r>
        <w:rPr>
          <w:b/>
        </w:rPr>
        <w:t>Azure Storage Account Creation in Hands on Lab 1</w:t>
      </w:r>
      <w:r>
        <w:t xml:space="preserve">, </w:t>
      </w:r>
      <w:r>
        <w:rPr>
          <w:b/>
        </w:rPr>
        <w:t>HDInsight Cluster Creation in Hands on Lab 2</w:t>
      </w:r>
    </w:p>
    <w:p w14:paraId="02B86E28" w14:textId="77777777" w:rsidR="005D7411" w:rsidRDefault="00571C80">
      <w:r>
        <w:t>At the end of this lab you should have achieved:</w:t>
      </w:r>
    </w:p>
    <w:p w14:paraId="7866B74A" w14:textId="77777777" w:rsidR="005D7411" w:rsidRDefault="00571C80">
      <w:pPr>
        <w:pStyle w:val="Compact"/>
        <w:numPr>
          <w:ilvl w:val="0"/>
          <w:numId w:val="2"/>
        </w:numPr>
      </w:pPr>
      <w:r>
        <w:t>The creation of HIVE tables</w:t>
      </w:r>
    </w:p>
    <w:p w14:paraId="17928C05" w14:textId="77777777" w:rsidR="005D7411" w:rsidRDefault="00571C80">
      <w:pPr>
        <w:pStyle w:val="Compact"/>
        <w:numPr>
          <w:ilvl w:val="0"/>
          <w:numId w:val="2"/>
        </w:numPr>
      </w:pPr>
      <w:r>
        <w:t>Data transformation using HIVE</w:t>
      </w:r>
    </w:p>
    <w:p w14:paraId="6C126937" w14:textId="77777777" w:rsidR="005D7411" w:rsidRDefault="00571C80">
      <w:pPr>
        <w:pStyle w:val="Compact"/>
        <w:numPr>
          <w:ilvl w:val="0"/>
          <w:numId w:val="2"/>
        </w:numPr>
      </w:pPr>
      <w:proofErr w:type="spellStart"/>
      <w:r>
        <w:t>PowerBI</w:t>
      </w:r>
      <w:proofErr w:type="spellEnd"/>
      <w:r>
        <w:t xml:space="preserve"> visualization showing </w:t>
      </w:r>
      <w:proofErr w:type="spellStart"/>
      <w:r>
        <w:t>IoT</w:t>
      </w:r>
      <w:proofErr w:type="spellEnd"/>
      <w:r>
        <w:t xml:space="preserve"> device data</w:t>
      </w:r>
    </w:p>
    <w:p w14:paraId="195B552D" w14:textId="77777777" w:rsidR="005D7411" w:rsidRDefault="00571C80">
      <w:pPr>
        <w:pStyle w:val="Heading1"/>
      </w:pPr>
      <w:bookmarkStart w:id="1" w:name="overview"/>
      <w:r>
        <w:t>1. Overview</w:t>
      </w:r>
    </w:p>
    <w:bookmarkEnd w:id="1"/>
    <w:p w14:paraId="5FDF4BEE" w14:textId="77777777" w:rsidR="005D7411" w:rsidRDefault="00571C80">
      <w:r>
        <w:t>This lab will demonstrate batch analysis with aggregation on a data set. Performing simple sums, counts and averages of data using HIVE. The data will be displayed through a simply generated Power Dashboard on the web.</w:t>
      </w:r>
    </w:p>
    <w:p w14:paraId="1470C63A" w14:textId="77777777" w:rsidR="005D7411" w:rsidRDefault="00571C80">
      <w:pPr>
        <w:pStyle w:val="Heading1"/>
      </w:pPr>
      <w:bookmarkStart w:id="2" w:name="introduction-to-hive"/>
      <w:r>
        <w:t>2. Introduction to Hive</w:t>
      </w:r>
    </w:p>
    <w:bookmarkEnd w:id="2"/>
    <w:p w14:paraId="45714D9A" w14:textId="77777777" w:rsidR="005D7411" w:rsidRDefault="00571C80">
      <w:r>
        <w:t xml:space="preserve">The Apache Hive data warehouse software facilitates querying and managing large datasets residing in distributed storage. Hive provides a mechanism to project structure onto this data and query the data using a SQL-like language called </w:t>
      </w:r>
      <w:proofErr w:type="spellStart"/>
      <w:r>
        <w:t>HiveQL</w:t>
      </w:r>
      <w:proofErr w:type="spellEnd"/>
      <w:r>
        <w:t xml:space="preserve">. The query is executed as a MapReduce job on </w:t>
      </w:r>
      <w:proofErr w:type="gramStart"/>
      <w:r>
        <w:t>a</w:t>
      </w:r>
      <w:proofErr w:type="gramEnd"/>
      <w:r>
        <w:t xml:space="preserve"> HDInsight cluster.</w:t>
      </w:r>
    </w:p>
    <w:p w14:paraId="26BADF12" w14:textId="77777777" w:rsidR="005D7411" w:rsidRDefault="00571C80">
      <w:r>
        <w:t xml:space="preserve">In the "Hands on Lab 1" we uploaded a dataset to our HDInsight container using </w:t>
      </w:r>
      <w:proofErr w:type="spellStart"/>
      <w:r>
        <w:t>azcopy</w:t>
      </w:r>
      <w:proofErr w:type="spellEnd"/>
      <w:r>
        <w:t>. In this lab we'll consume this dataset. The data is device data from "Smart Home" sensors which contain everything from temperature to light intensity metrics.</w:t>
      </w:r>
    </w:p>
    <w:p w14:paraId="6A0C6C02" w14:textId="77777777" w:rsidR="005D7411" w:rsidRDefault="00571C80">
      <w:pPr>
        <w:pStyle w:val="Heading1"/>
      </w:pPr>
      <w:bookmarkStart w:id="3" w:name="using-the-hive-web-interface"/>
      <w:r>
        <w:t>3. Using the Hive web interface</w:t>
      </w:r>
    </w:p>
    <w:bookmarkEnd w:id="3"/>
    <w:p w14:paraId="79988AF3" w14:textId="77777777" w:rsidR="005D7411" w:rsidRDefault="00571C80">
      <w:r>
        <w:t>The HDInsight cluster provides a web based interface to execute Hive queries.</w:t>
      </w:r>
    </w:p>
    <w:p w14:paraId="6C1780A3" w14:textId="77777777" w:rsidR="005D7411" w:rsidRDefault="00571C80">
      <w:pPr>
        <w:numPr>
          <w:ilvl w:val="0"/>
          <w:numId w:val="3"/>
        </w:numPr>
      </w:pPr>
      <w:r>
        <w:t>Return to the HDInsight cluster in the Azure Management Portal and click on the "Query Console" button at the bottom of the screen.</w:t>
      </w:r>
    </w:p>
    <w:p w14:paraId="5CAEF0DD" w14:textId="77777777" w:rsidR="005D7411" w:rsidRDefault="00571C80">
      <w:pPr>
        <w:numPr>
          <w:ilvl w:val="0"/>
          <w:numId w:val="1"/>
        </w:numPr>
      </w:pPr>
      <w:r>
        <w:rPr>
          <w:noProof/>
        </w:rPr>
        <w:drawing>
          <wp:inline distT="0" distB="0" distL="0" distR="0" wp14:anchorId="5A91B00B" wp14:editId="221B7EAC">
            <wp:extent cx="1143000" cy="431800"/>
            <wp:effectExtent l="0" t="0" r="0" b="0"/>
            <wp:docPr id="1" name="Picture" descr="Queery Console"/>
            <wp:cNvGraphicFramePr/>
            <a:graphic xmlns:a="http://schemas.openxmlformats.org/drawingml/2006/main">
              <a:graphicData uri="http://schemas.openxmlformats.org/drawingml/2006/picture">
                <pic:pic xmlns:pic="http://schemas.openxmlformats.org/drawingml/2006/picture">
                  <pic:nvPicPr>
                    <pic:cNvPr id="0" name="Picture" descr="images/BatchAnalysis/queryConsole.png"/>
                    <pic:cNvPicPr>
                      <a:picLocks noChangeAspect="1" noChangeArrowheads="1"/>
                    </pic:cNvPicPr>
                  </pic:nvPicPr>
                  <pic:blipFill>
                    <a:blip r:embed="rId5"/>
                    <a:stretch>
                      <a:fillRect/>
                    </a:stretch>
                  </pic:blipFill>
                  <pic:spPr bwMode="auto">
                    <a:xfrm>
                      <a:off x="0" y="0"/>
                      <a:ext cx="1143000" cy="431800"/>
                    </a:xfrm>
                    <a:prstGeom prst="rect">
                      <a:avLst/>
                    </a:prstGeom>
                    <a:noFill/>
                    <a:ln w="9525">
                      <a:noFill/>
                      <a:headEnd/>
                      <a:tailEnd/>
                    </a:ln>
                  </pic:spPr>
                </pic:pic>
              </a:graphicData>
            </a:graphic>
          </wp:inline>
        </w:drawing>
      </w:r>
    </w:p>
    <w:p w14:paraId="3E5B2DAB" w14:textId="77777777" w:rsidR="005D7411" w:rsidRDefault="005D7411">
      <w:pPr>
        <w:pStyle w:val="ImageCaption"/>
        <w:numPr>
          <w:ilvl w:val="0"/>
          <w:numId w:val="1"/>
        </w:numPr>
      </w:pPr>
    </w:p>
    <w:p w14:paraId="4AF3DBBA" w14:textId="77777777" w:rsidR="005D7411" w:rsidRDefault="00571C80">
      <w:pPr>
        <w:numPr>
          <w:ilvl w:val="0"/>
          <w:numId w:val="3"/>
        </w:numPr>
      </w:pPr>
      <w:r>
        <w:lastRenderedPageBreak/>
        <w:t>Enter the credentials you initially used when creating the HDInsight cluster when presented with the login dialog.</w:t>
      </w:r>
    </w:p>
    <w:p w14:paraId="084149E9" w14:textId="77777777" w:rsidR="005D7411" w:rsidRDefault="00571C80">
      <w:pPr>
        <w:numPr>
          <w:ilvl w:val="0"/>
          <w:numId w:val="1"/>
        </w:numPr>
      </w:pPr>
      <w:r>
        <w:rPr>
          <w:noProof/>
        </w:rPr>
        <w:drawing>
          <wp:inline distT="0" distB="0" distL="0" distR="0" wp14:anchorId="13D75CCF" wp14:editId="48104040">
            <wp:extent cx="3416300" cy="2628900"/>
            <wp:effectExtent l="0" t="0" r="0" b="0"/>
            <wp:docPr id="2" name="Picture" descr="batchAnalysisImg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png"/>
                    <pic:cNvPicPr>
                      <a:picLocks noChangeAspect="1" noChangeArrowheads="1"/>
                    </pic:cNvPicPr>
                  </pic:nvPicPr>
                  <pic:blipFill>
                    <a:blip r:embed="rId6"/>
                    <a:stretch>
                      <a:fillRect/>
                    </a:stretch>
                  </pic:blipFill>
                  <pic:spPr bwMode="auto">
                    <a:xfrm>
                      <a:off x="0" y="0"/>
                      <a:ext cx="3416300" cy="2628900"/>
                    </a:xfrm>
                    <a:prstGeom prst="rect">
                      <a:avLst/>
                    </a:prstGeom>
                    <a:noFill/>
                    <a:ln w="9525">
                      <a:noFill/>
                      <a:headEnd/>
                      <a:tailEnd/>
                    </a:ln>
                  </pic:spPr>
                </pic:pic>
              </a:graphicData>
            </a:graphic>
          </wp:inline>
        </w:drawing>
      </w:r>
    </w:p>
    <w:p w14:paraId="4BBD333B" w14:textId="77777777" w:rsidR="005D7411" w:rsidRDefault="005D7411">
      <w:pPr>
        <w:pStyle w:val="ImageCaption"/>
        <w:numPr>
          <w:ilvl w:val="0"/>
          <w:numId w:val="1"/>
        </w:numPr>
      </w:pPr>
    </w:p>
    <w:p w14:paraId="34633221" w14:textId="77777777" w:rsidR="005D7411" w:rsidRDefault="00571C80">
      <w:pPr>
        <w:numPr>
          <w:ilvl w:val="0"/>
          <w:numId w:val="3"/>
        </w:numPr>
      </w:pPr>
      <w:r>
        <w:t xml:space="preserve">The </w:t>
      </w:r>
      <w:r>
        <w:rPr>
          <w:b/>
        </w:rPr>
        <w:t>Getting Started Gallery</w:t>
      </w:r>
      <w:r>
        <w:t xml:space="preserve"> will be displayed. Several samples and common solutions are available from the gallery.</w:t>
      </w:r>
    </w:p>
    <w:p w14:paraId="5C86F1B4" w14:textId="77777777" w:rsidR="005D7411" w:rsidRDefault="00571C80">
      <w:pPr>
        <w:numPr>
          <w:ilvl w:val="0"/>
          <w:numId w:val="1"/>
        </w:numPr>
      </w:pPr>
      <w:r>
        <w:rPr>
          <w:noProof/>
        </w:rPr>
        <w:drawing>
          <wp:inline distT="0" distB="0" distL="0" distR="0" wp14:anchorId="327DA2EE" wp14:editId="18E04979">
            <wp:extent cx="5246370" cy="3764280"/>
            <wp:effectExtent l="0" t="0" r="0" b="0"/>
            <wp:docPr id="3" name="Picture" descr="batchAnalysisImg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png"/>
                    <pic:cNvPicPr>
                      <a:picLocks noChangeAspect="1" noChangeArrowheads="1"/>
                    </pic:cNvPicPr>
                  </pic:nvPicPr>
                  <pic:blipFill>
                    <a:blip r:embed="rId7"/>
                    <a:stretch>
                      <a:fillRect/>
                    </a:stretch>
                  </pic:blipFill>
                  <pic:spPr bwMode="auto">
                    <a:xfrm>
                      <a:off x="0" y="0"/>
                      <a:ext cx="5246370" cy="3764280"/>
                    </a:xfrm>
                    <a:prstGeom prst="rect">
                      <a:avLst/>
                    </a:prstGeom>
                    <a:noFill/>
                    <a:ln w="9525">
                      <a:noFill/>
                      <a:headEnd/>
                      <a:tailEnd/>
                    </a:ln>
                  </pic:spPr>
                </pic:pic>
              </a:graphicData>
            </a:graphic>
          </wp:inline>
        </w:drawing>
      </w:r>
    </w:p>
    <w:p w14:paraId="3FF37ECD" w14:textId="77777777" w:rsidR="005D7411" w:rsidRDefault="005D7411">
      <w:pPr>
        <w:pStyle w:val="ImageCaption"/>
        <w:numPr>
          <w:ilvl w:val="0"/>
          <w:numId w:val="1"/>
        </w:numPr>
      </w:pPr>
    </w:p>
    <w:p w14:paraId="7B545456" w14:textId="77777777" w:rsidR="005D7411" w:rsidRDefault="00571C80">
      <w:pPr>
        <w:numPr>
          <w:ilvl w:val="0"/>
          <w:numId w:val="3"/>
        </w:numPr>
      </w:pPr>
      <w:r>
        <w:lastRenderedPageBreak/>
        <w:t>Click on the Hive Editor link at the top of the screen. Note that a sample query is loaded into the query editor.</w:t>
      </w:r>
    </w:p>
    <w:p w14:paraId="6D346D96" w14:textId="77777777" w:rsidR="005D7411" w:rsidRDefault="00571C80">
      <w:pPr>
        <w:numPr>
          <w:ilvl w:val="0"/>
          <w:numId w:val="1"/>
        </w:numPr>
      </w:pPr>
      <w:r>
        <w:rPr>
          <w:noProof/>
        </w:rPr>
        <w:drawing>
          <wp:inline distT="0" distB="0" distL="0" distR="0" wp14:anchorId="6F6F6598" wp14:editId="1F9972BB">
            <wp:extent cx="6026150" cy="4263390"/>
            <wp:effectExtent l="0" t="0" r="0" b="0"/>
            <wp:docPr id="4" name="Picture" descr="batchAnalysisImg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png"/>
                    <pic:cNvPicPr>
                      <a:picLocks noChangeAspect="1" noChangeArrowheads="1"/>
                    </pic:cNvPicPr>
                  </pic:nvPicPr>
                  <pic:blipFill>
                    <a:blip r:embed="rId8"/>
                    <a:stretch>
                      <a:fillRect/>
                    </a:stretch>
                  </pic:blipFill>
                  <pic:spPr bwMode="auto">
                    <a:xfrm>
                      <a:off x="0" y="0"/>
                      <a:ext cx="6026150" cy="4263390"/>
                    </a:xfrm>
                    <a:prstGeom prst="rect">
                      <a:avLst/>
                    </a:prstGeom>
                    <a:noFill/>
                    <a:ln w="9525">
                      <a:noFill/>
                      <a:headEnd/>
                      <a:tailEnd/>
                    </a:ln>
                  </pic:spPr>
                </pic:pic>
              </a:graphicData>
            </a:graphic>
          </wp:inline>
        </w:drawing>
      </w:r>
    </w:p>
    <w:p w14:paraId="0F5D078F" w14:textId="77777777" w:rsidR="005D7411" w:rsidRDefault="005D7411">
      <w:pPr>
        <w:pStyle w:val="ImageCaption"/>
        <w:numPr>
          <w:ilvl w:val="0"/>
          <w:numId w:val="1"/>
        </w:numPr>
      </w:pPr>
    </w:p>
    <w:p w14:paraId="7EF7BA5C" w14:textId="77777777" w:rsidR="005D7411" w:rsidRDefault="00571C80">
      <w:pPr>
        <w:pStyle w:val="Heading1"/>
      </w:pPr>
      <w:bookmarkStart w:id="4" w:name="building-hive-queries"/>
      <w:r>
        <w:t>4. Building HIVE Queries</w:t>
      </w:r>
    </w:p>
    <w:bookmarkEnd w:id="4"/>
    <w:p w14:paraId="00B54B38" w14:textId="77777777" w:rsidR="005D7411" w:rsidRDefault="00571C80">
      <w:r>
        <w:t>Hive supports both INTERNAL and EXTERNAL tables.</w:t>
      </w:r>
      <w:r>
        <w:br/>
        <w:t>- Use the CREATE EXTERNAL TABLE command to create the table without moving the raw data. The raw data is not affected by any operation, including a DROP TABLE or when you drop the Hadoop cluster.</w:t>
      </w:r>
      <w:r>
        <w:br/>
        <w:t>- The CREATE TABLE statement will create an internally managed table. When you drop this table, the data is also deleted.</w:t>
      </w:r>
    </w:p>
    <w:p w14:paraId="4613571F" w14:textId="77777777" w:rsidR="005D7411" w:rsidRDefault="00571C80">
      <w:r>
        <w:t>Hive processes may include using intermediate tables to transform data. These tables typically do not need to persist when you drop the cluster. These intermediate tables are best suited for internally managed tables. Final processed data is best suited for EXTERNAL tables. This will provide the benefit of dropping a cluster without losing the processed data.</w:t>
      </w:r>
    </w:p>
    <w:p w14:paraId="6F020771" w14:textId="77777777" w:rsidR="005D7411" w:rsidRDefault="00571C80">
      <w:pPr>
        <w:pStyle w:val="Heading2"/>
      </w:pPr>
      <w:bookmarkStart w:id="5" w:name="creating-the-hive-source-table"/>
      <w:r>
        <w:lastRenderedPageBreak/>
        <w:t>4.1 Creating the HIVE source table</w:t>
      </w:r>
    </w:p>
    <w:bookmarkEnd w:id="5"/>
    <w:p w14:paraId="3BE474C9" w14:textId="77777777" w:rsidR="005D7411" w:rsidRDefault="00571C80">
      <w:r>
        <w:t>The following steps will associate the source data loaded Azure Blob Storage with a Hive table.</w:t>
      </w:r>
    </w:p>
    <w:p w14:paraId="46610AE0" w14:textId="77777777" w:rsidR="005D7411" w:rsidRDefault="00571C80">
      <w:pPr>
        <w:numPr>
          <w:ilvl w:val="0"/>
          <w:numId w:val="4"/>
        </w:numPr>
      </w:pPr>
      <w:r>
        <w:t>Copy the following hive query into the editor window to create an EXTERNAL table over the data loaded in Hands on Lab 1. A copy of this statement is stored on the course virtual machine at **C</w:t>
      </w:r>
      <w:proofErr w:type="gramStart"/>
      <w:r>
        <w:t>:</w:t>
      </w:r>
      <w:ins w:id="6" w:author="Cindy Gross" w:date="2015-04-24T17:52:00Z">
        <w:r w:rsidR="00560355">
          <w:t>1</w:t>
        </w:r>
        <w:proofErr w:type="gramEnd"/>
        <w:r w:rsidR="00560355">
          <w:t>_</w:t>
        </w:r>
      </w:ins>
      <w:del w:id="7" w:author="Cindy Gross" w:date="2015-04-24T17:52:00Z">
        <w:r w:rsidDel="00560355">
          <w:delText>_</w:delText>
        </w:r>
      </w:del>
      <w:r>
        <w:t>CreateDeviceReadings.txt**.</w:t>
      </w:r>
    </w:p>
    <w:p w14:paraId="13EB14A3" w14:textId="77777777" w:rsidR="005D7411" w:rsidRDefault="00571C80">
      <w:pPr>
        <w:numPr>
          <w:ilvl w:val="0"/>
          <w:numId w:val="1"/>
        </w:numPr>
      </w:pPr>
      <w:r>
        <w:t>Note that in this case the data file is loaded prior to the schema. This demonstrates the "schema on read" nature of Hive, which means the schema defined in the CREATE TABLE statement is applied when a SELECT statement is issued on the table.</w:t>
      </w:r>
    </w:p>
    <w:p w14:paraId="3C835BD9" w14:textId="77777777" w:rsidR="00560355" w:rsidRDefault="00560355" w:rsidP="00560355">
      <w:pPr>
        <w:numPr>
          <w:ilvl w:val="0"/>
          <w:numId w:val="1"/>
        </w:numPr>
      </w:pPr>
      <w:commentRangeStart w:id="8"/>
      <w:r>
        <w:t xml:space="preserve">Update the last line in </w:t>
      </w:r>
      <w:ins w:id="9" w:author="Cindy Gross" w:date="2015-04-24T17:54:00Z">
        <w:r>
          <w:t xml:space="preserve">the </w:t>
        </w:r>
      </w:ins>
      <w:r>
        <w:t>query and replace &lt;storage account name&gt; with the storage account you created in Hands on Lab 1 (remove the brackets).</w:t>
      </w:r>
      <w:commentRangeEnd w:id="8"/>
      <w:r>
        <w:rPr>
          <w:rStyle w:val="CommentReference"/>
        </w:rPr>
        <w:commentReference w:id="8"/>
      </w:r>
    </w:p>
    <w:p w14:paraId="16677B3C"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DeviceReadings</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deviceId</w:t>
      </w:r>
      <w:proofErr w:type="spellEnd"/>
      <w:r>
        <w:rPr>
          <w:rStyle w:val="NormalTok"/>
        </w:rPr>
        <w:t xml:space="preserve"> string, </w:t>
      </w:r>
      <w:proofErr w:type="spellStart"/>
      <w:r>
        <w:rPr>
          <w:rStyle w:val="NormalTok"/>
        </w:rPr>
        <w:t>roomNumber</w:t>
      </w:r>
      <w:proofErr w:type="spellEnd"/>
      <w:r>
        <w:rPr>
          <w:rStyle w:val="NormalTok"/>
        </w:rPr>
        <w:t xml:space="preserve"> </w:t>
      </w:r>
      <w:r>
        <w:rPr>
          <w:rStyle w:val="DataTypeTok"/>
        </w:rPr>
        <w:t>int</w:t>
      </w:r>
      <w:r>
        <w:rPr>
          <w:rStyle w:val="NormalTok"/>
        </w:rPr>
        <w:t xml:space="preserve">, reading </w:t>
      </w:r>
      <w:r>
        <w:rPr>
          <w:rStyle w:val="DataTypeTok"/>
        </w:rPr>
        <w:t>float</w:t>
      </w:r>
      <w:r>
        <w:br/>
      </w:r>
      <w:r>
        <w:rPr>
          <w:rStyle w:val="NormalTok"/>
        </w:rPr>
        <w:t>)</w:t>
      </w:r>
      <w:r>
        <w:br/>
      </w:r>
      <w:r>
        <w:rPr>
          <w:rStyle w:val="KeywordTok"/>
        </w:rPr>
        <w:t>ROW</w:t>
      </w:r>
      <w:r>
        <w:rPr>
          <w:rStyle w:val="NormalTok"/>
        </w:rPr>
        <w:t xml:space="preserve"> FORMAT DELIMITED FIELDS TERMINATED </w:t>
      </w:r>
      <w:r>
        <w:rPr>
          <w:rStyle w:val="KeywordTok"/>
        </w:rPr>
        <w:t>BY</w:t>
      </w:r>
      <w:r>
        <w:rPr>
          <w:rStyle w:val="NormalTok"/>
        </w:rPr>
        <w:t xml:space="preserve"> </w:t>
      </w:r>
      <w:r>
        <w:rPr>
          <w:rStyle w:val="StringTok"/>
        </w:rPr>
        <w:t>'</w:t>
      </w:r>
      <w:r>
        <w:rPr>
          <w:rStyle w:val="CharTok"/>
        </w:rPr>
        <w:t>\054</w:t>
      </w:r>
      <w:r>
        <w:rPr>
          <w:rStyle w:val="StringTok"/>
        </w:rPr>
        <w:t>'</w:t>
      </w:r>
      <w:r>
        <w:br/>
      </w:r>
      <w:r>
        <w:rPr>
          <w:rStyle w:val="NormalTok"/>
        </w:rPr>
        <w:t xml:space="preserve">    STORED </w:t>
      </w:r>
      <w:r>
        <w:rPr>
          <w:rStyle w:val="KeywordTok"/>
        </w:rPr>
        <w:t>AS</w:t>
      </w:r>
      <w:r>
        <w:rPr>
          <w:rStyle w:val="NormalTok"/>
        </w:rPr>
        <w:t xml:space="preserve"> TEXTFILE</w:t>
      </w:r>
      <w:r>
        <w:br/>
      </w:r>
      <w:r>
        <w:rPr>
          <w:rStyle w:val="NormalTok"/>
        </w:rPr>
        <w:t xml:space="preserve">    LOCATION </w:t>
      </w:r>
      <w:r>
        <w:rPr>
          <w:rStyle w:val="StringTok"/>
        </w:rPr>
        <w:t>'</w:t>
      </w:r>
      <w:proofErr w:type="spellStart"/>
      <w:r>
        <w:rPr>
          <w:rStyle w:val="StringTok"/>
        </w:rPr>
        <w:t>wasb</w:t>
      </w:r>
      <w:proofErr w:type="spellEnd"/>
      <w:r>
        <w:rPr>
          <w:rStyle w:val="StringTok"/>
        </w:rPr>
        <w:t>://data@&lt;</w:t>
      </w:r>
      <w:commentRangeStart w:id="10"/>
      <w:r>
        <w:rPr>
          <w:rStyle w:val="StringTok"/>
        </w:rPr>
        <w:t>storage account name</w:t>
      </w:r>
      <w:commentRangeEnd w:id="10"/>
      <w:r w:rsidR="00560355">
        <w:rPr>
          <w:rStyle w:val="CommentReference"/>
        </w:rPr>
        <w:commentReference w:id="10"/>
      </w:r>
      <w:r>
        <w:rPr>
          <w:rStyle w:val="StringTok"/>
        </w:rPr>
        <w:t>&gt;.blob.core.windows.net/input'</w:t>
      </w:r>
      <w:r>
        <w:rPr>
          <w:rStyle w:val="NormalTok"/>
        </w:rPr>
        <w:t>;</w:t>
      </w:r>
    </w:p>
    <w:p w14:paraId="1AEF79C0" w14:textId="77777777" w:rsidR="005D7411" w:rsidRDefault="00571C80">
      <w:pPr>
        <w:numPr>
          <w:ilvl w:val="0"/>
          <w:numId w:val="4"/>
        </w:numPr>
      </w:pPr>
      <w:r>
        <w:t>Click the Submit button to execute the query.</w:t>
      </w:r>
    </w:p>
    <w:p w14:paraId="701E8321" w14:textId="77777777" w:rsidR="005D7411" w:rsidRDefault="00571C80">
      <w:pPr>
        <w:numPr>
          <w:ilvl w:val="0"/>
          <w:numId w:val="1"/>
        </w:numPr>
      </w:pPr>
      <w:r>
        <w:rPr>
          <w:noProof/>
        </w:rPr>
        <w:drawing>
          <wp:inline distT="0" distB="0" distL="0" distR="0" wp14:anchorId="5CD322CF" wp14:editId="2AEB45DA">
            <wp:extent cx="952500" cy="330200"/>
            <wp:effectExtent l="0" t="0" r="0" b="0"/>
            <wp:docPr id="5" name="Picture" descr="batchAnalysisImg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4.png"/>
                    <pic:cNvPicPr>
                      <a:picLocks noChangeAspect="1" noChangeArrowheads="1"/>
                    </pic:cNvPicPr>
                  </pic:nvPicPr>
                  <pic:blipFill>
                    <a:blip r:embed="rId11"/>
                    <a:stretch>
                      <a:fillRect/>
                    </a:stretch>
                  </pic:blipFill>
                  <pic:spPr bwMode="auto">
                    <a:xfrm>
                      <a:off x="0" y="0"/>
                      <a:ext cx="952500" cy="330200"/>
                    </a:xfrm>
                    <a:prstGeom prst="rect">
                      <a:avLst/>
                    </a:prstGeom>
                    <a:noFill/>
                    <a:ln w="9525">
                      <a:noFill/>
                      <a:headEnd/>
                      <a:tailEnd/>
                    </a:ln>
                  </pic:spPr>
                </pic:pic>
              </a:graphicData>
            </a:graphic>
          </wp:inline>
        </w:drawing>
      </w:r>
    </w:p>
    <w:p w14:paraId="5D9974A9" w14:textId="77777777" w:rsidR="005D7411" w:rsidRDefault="005D7411">
      <w:pPr>
        <w:pStyle w:val="ImageCaption"/>
        <w:numPr>
          <w:ilvl w:val="0"/>
          <w:numId w:val="1"/>
        </w:numPr>
      </w:pPr>
    </w:p>
    <w:p w14:paraId="631D51FB" w14:textId="77777777" w:rsidR="005D7411" w:rsidRDefault="00571C80">
      <w:pPr>
        <w:numPr>
          <w:ilvl w:val="0"/>
          <w:numId w:val="4"/>
        </w:numPr>
      </w:pPr>
      <w:r>
        <w:t>After a short delay a new Job will appear in the Job Session section with a status of Running.</w:t>
      </w:r>
    </w:p>
    <w:p w14:paraId="76DEFB2C" w14:textId="77777777" w:rsidR="005D7411" w:rsidRDefault="00571C80">
      <w:pPr>
        <w:numPr>
          <w:ilvl w:val="0"/>
          <w:numId w:val="1"/>
        </w:numPr>
      </w:pPr>
      <w:r>
        <w:rPr>
          <w:noProof/>
        </w:rPr>
        <w:drawing>
          <wp:inline distT="0" distB="0" distL="0" distR="0" wp14:anchorId="1EE39031" wp14:editId="1B1F7308">
            <wp:extent cx="5767070" cy="595630"/>
            <wp:effectExtent l="0" t="0" r="0" b="0"/>
            <wp:docPr id="6" name="Picture" descr="batchAnalysisImg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5.png"/>
                    <pic:cNvPicPr>
                      <a:picLocks noChangeAspect="1" noChangeArrowheads="1"/>
                    </pic:cNvPicPr>
                  </pic:nvPicPr>
                  <pic:blipFill>
                    <a:blip r:embed="rId12"/>
                    <a:stretch>
                      <a:fillRect/>
                    </a:stretch>
                  </pic:blipFill>
                  <pic:spPr bwMode="auto">
                    <a:xfrm>
                      <a:off x="0" y="0"/>
                      <a:ext cx="5767070" cy="595630"/>
                    </a:xfrm>
                    <a:prstGeom prst="rect">
                      <a:avLst/>
                    </a:prstGeom>
                    <a:noFill/>
                    <a:ln w="9525">
                      <a:noFill/>
                      <a:headEnd/>
                      <a:tailEnd/>
                    </a:ln>
                  </pic:spPr>
                </pic:pic>
              </a:graphicData>
            </a:graphic>
          </wp:inline>
        </w:drawing>
      </w:r>
    </w:p>
    <w:p w14:paraId="6356C3E3" w14:textId="77777777" w:rsidR="005D7411" w:rsidRDefault="005D7411">
      <w:pPr>
        <w:pStyle w:val="ImageCaption"/>
        <w:numPr>
          <w:ilvl w:val="0"/>
          <w:numId w:val="1"/>
        </w:numPr>
      </w:pPr>
    </w:p>
    <w:p w14:paraId="12A5D3E1" w14:textId="77777777" w:rsidR="005D7411" w:rsidRDefault="00571C80">
      <w:pPr>
        <w:numPr>
          <w:ilvl w:val="0"/>
          <w:numId w:val="4"/>
        </w:numPr>
      </w:pPr>
      <w:r>
        <w:t>Wait for the job to complete.</w:t>
      </w:r>
    </w:p>
    <w:p w14:paraId="7EBE0E3D" w14:textId="77777777" w:rsidR="005D7411" w:rsidRDefault="00571C80">
      <w:pPr>
        <w:numPr>
          <w:ilvl w:val="0"/>
          <w:numId w:val="1"/>
        </w:numPr>
      </w:pPr>
      <w:r>
        <w:rPr>
          <w:noProof/>
        </w:rPr>
        <w:lastRenderedPageBreak/>
        <w:drawing>
          <wp:inline distT="0" distB="0" distL="0" distR="0" wp14:anchorId="208CBB79" wp14:editId="5200C1F6">
            <wp:extent cx="5930900" cy="1117600"/>
            <wp:effectExtent l="0" t="0" r="0" b="0"/>
            <wp:docPr id="7" name="Picture" descr="batchAnalysisImg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6.png"/>
                    <pic:cNvPicPr>
                      <a:picLocks noChangeAspect="1" noChangeArrowheads="1"/>
                    </pic:cNvPicPr>
                  </pic:nvPicPr>
                  <pic:blipFill>
                    <a:blip r:embed="rId13"/>
                    <a:stretch>
                      <a:fillRect/>
                    </a:stretch>
                  </pic:blipFill>
                  <pic:spPr bwMode="auto">
                    <a:xfrm>
                      <a:off x="0" y="0"/>
                      <a:ext cx="5930900" cy="1117600"/>
                    </a:xfrm>
                    <a:prstGeom prst="rect">
                      <a:avLst/>
                    </a:prstGeom>
                    <a:noFill/>
                    <a:ln w="9525">
                      <a:noFill/>
                      <a:headEnd/>
                      <a:tailEnd/>
                    </a:ln>
                  </pic:spPr>
                </pic:pic>
              </a:graphicData>
            </a:graphic>
          </wp:inline>
        </w:drawing>
      </w:r>
    </w:p>
    <w:p w14:paraId="5C354081" w14:textId="77777777" w:rsidR="005D7411" w:rsidRDefault="005D7411">
      <w:pPr>
        <w:pStyle w:val="ImageCaption"/>
        <w:numPr>
          <w:ilvl w:val="0"/>
          <w:numId w:val="1"/>
        </w:numPr>
      </w:pPr>
    </w:p>
    <w:p w14:paraId="01F888EE" w14:textId="77777777" w:rsidR="005D7411" w:rsidRDefault="00571C80">
      <w:pPr>
        <w:numPr>
          <w:ilvl w:val="0"/>
          <w:numId w:val="4"/>
        </w:numPr>
      </w:pPr>
      <w:r>
        <w:t>Replace the text in the Hive editor window with the following to validate the table was created and the data was loaded correctly.</w:t>
      </w:r>
    </w:p>
    <w:p w14:paraId="36A9D3CD" w14:textId="77777777" w:rsidR="005D7411" w:rsidRDefault="00571C80">
      <w:pPr>
        <w:pStyle w:val="SourceCode"/>
        <w:numPr>
          <w:ilvl w:val="0"/>
          <w:numId w:val="1"/>
        </w:numPr>
      </w:pPr>
      <w:r>
        <w:rPr>
          <w:rStyle w:val="KeywordTok"/>
        </w:rPr>
        <w:t>SELECT</w:t>
      </w:r>
      <w:r>
        <w:rPr>
          <w:rStyle w:val="NormalTok"/>
        </w:rPr>
        <w:t xml:space="preserve"> </w:t>
      </w:r>
      <w:proofErr w:type="spellStart"/>
      <w:r>
        <w:rPr>
          <w:rStyle w:val="NormalTok"/>
        </w:rPr>
        <w:t>deviceId</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w:t>
      </w:r>
    </w:p>
    <w:p w14:paraId="2C2F21F0" w14:textId="77777777" w:rsidR="005D7411" w:rsidRDefault="00571C80">
      <w:r>
        <w:t xml:space="preserve">When the query completes, click on "View Details" in the Job Session. The Job Output should list the </w:t>
      </w:r>
      <w:proofErr w:type="spellStart"/>
      <w:r>
        <w:t>deviceId</w:t>
      </w:r>
      <w:proofErr w:type="spellEnd"/>
      <w:r>
        <w:t xml:space="preserve"> values in the data.csv file.</w:t>
      </w:r>
    </w:p>
    <w:p w14:paraId="2735C317" w14:textId="77777777" w:rsidR="005D7411" w:rsidRDefault="00571C80">
      <w:commentRangeStart w:id="11"/>
      <w:r>
        <w:t xml:space="preserve">NOTE: Typically data is captured by calendar day, so, the input folder would be </w:t>
      </w:r>
      <w:proofErr w:type="spellStart"/>
      <w:r>
        <w:t>organised</w:t>
      </w:r>
      <w:proofErr w:type="spellEnd"/>
      <w:r>
        <w:t xml:space="preserve"> as input/</w:t>
      </w:r>
      <w:proofErr w:type="spellStart"/>
      <w:r>
        <w:t>yyyy</w:t>
      </w:r>
      <w:proofErr w:type="spellEnd"/>
      <w:r>
        <w:t>/MM/dd. The table creation script above would then be modified to include a partition strategy for new input folders.</w:t>
      </w:r>
    </w:p>
    <w:p w14:paraId="548A0718" w14:textId="77777777" w:rsidR="005D7411" w:rsidRDefault="00571C80">
      <w:pPr>
        <w:pStyle w:val="SourceCode"/>
      </w:pPr>
      <w:r>
        <w:rPr>
          <w:rStyle w:val="VerbatimChar"/>
        </w:rPr>
        <w:t>```SQL</w:t>
      </w:r>
      <w:r>
        <w:br/>
      </w:r>
      <w:r>
        <w:rPr>
          <w:rStyle w:val="VerbatimChar"/>
        </w:rPr>
        <w:t>PARTITIONED BY (year string, month string, day string</w:t>
      </w:r>
      <w:proofErr w:type="gramStart"/>
      <w:r>
        <w:rPr>
          <w:rStyle w:val="VerbatimChar"/>
        </w:rPr>
        <w:t>)</w:t>
      </w:r>
      <w:proofErr w:type="gramEnd"/>
      <w:r>
        <w:br/>
      </w:r>
      <w:r>
        <w:rPr>
          <w:rStyle w:val="VerbatimChar"/>
        </w:rPr>
        <w:t>```</w:t>
      </w:r>
      <w:commentRangeEnd w:id="11"/>
      <w:r w:rsidR="006A507C">
        <w:rPr>
          <w:rStyle w:val="CommentReference"/>
        </w:rPr>
        <w:commentReference w:id="11"/>
      </w:r>
    </w:p>
    <w:p w14:paraId="4E3F1755" w14:textId="77777777" w:rsidR="005D7411" w:rsidRDefault="00571C80">
      <w:pPr>
        <w:pStyle w:val="Heading2"/>
      </w:pPr>
      <w:bookmarkStart w:id="12" w:name="average-reading-by-device-type-query"/>
      <w:r>
        <w:t>4.2 Average reading by device type query</w:t>
      </w:r>
    </w:p>
    <w:bookmarkEnd w:id="12"/>
    <w:p w14:paraId="656EFC22" w14:textId="77777777" w:rsidR="005D7411" w:rsidRDefault="00571C80">
      <w:pPr>
        <w:numPr>
          <w:ilvl w:val="0"/>
          <w:numId w:val="5"/>
        </w:numPr>
      </w:pPr>
      <w:r>
        <w:t xml:space="preserve">Copy the following query and replace the text in the editor window to create a table for aggregated data and insert data from the previously created </w:t>
      </w:r>
      <w:proofErr w:type="spellStart"/>
      <w:r>
        <w:t>DeviceReadings</w:t>
      </w:r>
      <w:proofErr w:type="spellEnd"/>
      <w:r>
        <w:t xml:space="preserve"> table. A copy of this statement is stored on the course virtual machine at **C</w:t>
      </w:r>
      <w:proofErr w:type="gramStart"/>
      <w:r>
        <w:t>:_</w:t>
      </w:r>
      <w:proofErr w:type="gramEnd"/>
      <w:r>
        <w:t>CreateAverageReadingByType.txt**.</w:t>
      </w:r>
    </w:p>
    <w:p w14:paraId="6DCB7F89" w14:textId="77777777" w:rsidR="005D7411" w:rsidRDefault="00571C80">
      <w:pPr>
        <w:numPr>
          <w:ilvl w:val="0"/>
          <w:numId w:val="1"/>
        </w:numPr>
        <w:rPr>
          <w:ins w:id="13" w:author="Cindy Gross" w:date="2015-04-24T17:58:00Z"/>
        </w:rPr>
      </w:pPr>
      <w:r>
        <w:t xml:space="preserve">It is common in Hadoop batch processing to iterate through data processing of source data and store </w:t>
      </w:r>
      <w:proofErr w:type="spellStart"/>
      <w:r>
        <w:t>denormalized</w:t>
      </w:r>
      <w:proofErr w:type="spellEnd"/>
      <w:r>
        <w:t xml:space="preserve"> data.</w:t>
      </w:r>
    </w:p>
    <w:p w14:paraId="32E8AD25" w14:textId="7C293684" w:rsidR="006A507C" w:rsidRDefault="006A507C" w:rsidP="006A507C">
      <w:pPr>
        <w:numPr>
          <w:ilvl w:val="0"/>
          <w:numId w:val="1"/>
        </w:numPr>
        <w:rPr>
          <w:ins w:id="14" w:author="Cindy Gross" w:date="2015-04-24T17:58:00Z"/>
        </w:rPr>
      </w:pPr>
      <w:ins w:id="15" w:author="Cindy Gross" w:date="2015-04-24T17:58:00Z">
        <w:r>
          <w:t>Update the last line in the CREATE TABLE query and replace</w:t>
        </w:r>
      </w:ins>
      <w:ins w:id="16" w:author="Cindy Gross" w:date="2015-04-27T12:53:00Z">
        <w:r w:rsidR="008F604E">
          <w:t xml:space="preserve"> the &lt;storage account name</w:t>
        </w:r>
        <w:proofErr w:type="gramStart"/>
        <w:r w:rsidR="008F604E">
          <w:t>&gt;</w:t>
        </w:r>
      </w:ins>
      <w:ins w:id="17" w:author="Cindy Gross" w:date="2015-04-24T17:58:00Z">
        <w:r>
          <w:t xml:space="preserve">  with</w:t>
        </w:r>
        <w:proofErr w:type="gramEnd"/>
        <w:r>
          <w:t xml:space="preserve"> the storage account you created in Hands on Lab 1.</w:t>
        </w:r>
      </w:ins>
    </w:p>
    <w:p w14:paraId="23474061" w14:textId="77777777" w:rsidR="006A507C" w:rsidDel="006A507C" w:rsidRDefault="006A507C">
      <w:pPr>
        <w:numPr>
          <w:ilvl w:val="0"/>
          <w:numId w:val="1"/>
        </w:numPr>
        <w:rPr>
          <w:del w:id="18" w:author="Cindy Gross" w:date="2015-04-24T17:58:00Z"/>
        </w:rPr>
      </w:pPr>
    </w:p>
    <w:p w14:paraId="7F7D9E34"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AverageReadingByType</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AverageReadingByType</w:t>
      </w:r>
      <w:proofErr w:type="spellEnd"/>
      <w:r>
        <w:rPr>
          <w:rStyle w:val="NormalTok"/>
        </w:rPr>
        <w:t xml:space="preserve"> (</w:t>
      </w:r>
      <w:r>
        <w:rPr>
          <w:rStyle w:val="KeywordTok"/>
        </w:rPr>
        <w:t>type</w:t>
      </w:r>
      <w:r>
        <w:rPr>
          <w:rStyle w:val="NormalTok"/>
        </w:rPr>
        <w:t xml:space="preserve"> string,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averageReadingByType</w:t>
      </w:r>
      <w:proofErr w:type="spellEnd"/>
      <w:r>
        <w:rPr>
          <w:rStyle w:val="StringTok"/>
        </w:rPr>
        <w:t>'</w:t>
      </w:r>
      <w:r>
        <w:rPr>
          <w:rStyle w:val="NormalTok"/>
        </w:rPr>
        <w:t>;</w:t>
      </w:r>
      <w:r>
        <w:br/>
      </w:r>
      <w:r>
        <w:br/>
      </w:r>
      <w:r>
        <w:br/>
      </w:r>
      <w:r>
        <w:rPr>
          <w:rStyle w:val="KeywordTok"/>
        </w:rPr>
        <w:lastRenderedPageBreak/>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AverageReadingByType</w:t>
      </w:r>
      <w:proofErr w:type="spellEnd"/>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proofErr w:type="spellStart"/>
      <w:r>
        <w:rPr>
          <w:rStyle w:val="FunctionTok"/>
        </w:rPr>
        <w:t>avg</w:t>
      </w:r>
      <w:proofErr w:type="spellEnd"/>
      <w:r>
        <w:rPr>
          <w:rStyle w:val="NormalTok"/>
        </w:rPr>
        <w:t xml:space="preserve">(reading) </w:t>
      </w:r>
      <w:r>
        <w:br/>
      </w:r>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w:t>
      </w:r>
    </w:p>
    <w:p w14:paraId="112B3059" w14:textId="77777777" w:rsidR="005D7411" w:rsidDel="006A507C" w:rsidRDefault="00571C80">
      <w:pPr>
        <w:numPr>
          <w:ilvl w:val="0"/>
          <w:numId w:val="1"/>
        </w:numPr>
        <w:rPr>
          <w:del w:id="19" w:author="Cindy Gross" w:date="2015-04-24T17:58:00Z"/>
        </w:rPr>
      </w:pPr>
      <w:del w:id="20" w:author="Cindy Gross" w:date="2015-04-24T17:58:00Z">
        <w:r w:rsidDel="006A507C">
          <w:delText>n.b. Update the last line in the CREATE TABLE query and replace  with the storage account you created in Hands on Lab 1.</w:delText>
        </w:r>
      </w:del>
    </w:p>
    <w:p w14:paraId="40EA78C2" w14:textId="77777777" w:rsidR="005D7411" w:rsidRDefault="00571C80">
      <w:pPr>
        <w:numPr>
          <w:ilvl w:val="0"/>
          <w:numId w:val="5"/>
        </w:numPr>
      </w:pPr>
      <w:r>
        <w:t>Click the Submit button to execute the query and wait for the job to complete.</w:t>
      </w:r>
    </w:p>
    <w:p w14:paraId="7E278DAE" w14:textId="77777777" w:rsidR="005D7411" w:rsidRDefault="00571C80">
      <w:pPr>
        <w:numPr>
          <w:ilvl w:val="0"/>
          <w:numId w:val="5"/>
        </w:numPr>
      </w:pPr>
      <w:r>
        <w:t xml:space="preserve">After the job has completed, click File </w:t>
      </w:r>
      <w:del w:id="21" w:author="Cindy Gross" w:date="2015-04-24T18:00:00Z">
        <w:r w:rsidDel="006A507C">
          <w:delText xml:space="preserve">Explorer </w:delText>
        </w:r>
      </w:del>
      <w:ins w:id="22" w:author="Cindy Gross" w:date="2015-04-24T18:00:00Z">
        <w:r w:rsidR="006A507C">
          <w:t xml:space="preserve">Browser </w:t>
        </w:r>
      </w:ins>
      <w:r>
        <w:t>from the top menu of HDInsight Query Console.</w:t>
      </w:r>
    </w:p>
    <w:p w14:paraId="4E7338EE" w14:textId="77777777" w:rsidR="005D7411" w:rsidRDefault="00571C80">
      <w:pPr>
        <w:numPr>
          <w:ilvl w:val="0"/>
          <w:numId w:val="5"/>
        </w:numPr>
      </w:pPr>
      <w:r>
        <w:t xml:space="preserve">To view the files generated with the previous Hive statement, click through the following path: </w:t>
      </w:r>
      <w:r>
        <w:rPr>
          <w:b/>
        </w:rPr>
        <w:t xml:space="preserve">&lt;storage account name&gt; &gt; data &gt; output &gt; </w:t>
      </w:r>
      <w:proofErr w:type="spellStart"/>
      <w:r>
        <w:rPr>
          <w:b/>
        </w:rPr>
        <w:t>averageReadingByType</w:t>
      </w:r>
      <w:proofErr w:type="spellEnd"/>
      <w:r>
        <w:t>.</w:t>
      </w:r>
    </w:p>
    <w:p w14:paraId="355BF1E1" w14:textId="77777777" w:rsidR="005D7411" w:rsidRDefault="00571C80">
      <w:pPr>
        <w:numPr>
          <w:ilvl w:val="0"/>
          <w:numId w:val="5"/>
        </w:numPr>
      </w:pPr>
      <w:r>
        <w:t xml:space="preserve">Click on the file with a numeric name and select </w:t>
      </w:r>
      <w:r>
        <w:rPr>
          <w:b/>
        </w:rPr>
        <w:t>Save</w:t>
      </w:r>
      <w:r>
        <w:t xml:space="preserve"> when prompted. </w:t>
      </w:r>
      <w:r>
        <w:rPr>
          <w:b/>
        </w:rPr>
        <w:t>Open</w:t>
      </w:r>
      <w:r>
        <w:t xml:space="preserve"> the file using Notepad. Review the output.</w:t>
      </w:r>
    </w:p>
    <w:p w14:paraId="235B2267" w14:textId="77777777" w:rsidR="005D7411" w:rsidRDefault="00571C80">
      <w:pPr>
        <w:pStyle w:val="Heading2"/>
      </w:pPr>
      <w:bookmarkStart w:id="23" w:name="average-reading-by-minute-query"/>
      <w:r>
        <w:t>4.3 Average reading by minute query</w:t>
      </w:r>
    </w:p>
    <w:bookmarkEnd w:id="23"/>
    <w:p w14:paraId="7A437ED7" w14:textId="77777777" w:rsidR="005D7411" w:rsidRDefault="00571C80">
      <w:pPr>
        <w:numPr>
          <w:ilvl w:val="0"/>
          <w:numId w:val="6"/>
        </w:numPr>
        <w:rPr>
          <w:ins w:id="24" w:author="Cindy Gross" w:date="2015-04-27T13:28:00Z"/>
        </w:rPr>
      </w:pPr>
      <w:r>
        <w:t>Return to the Hive Editor. Copy the following query to the editor window to aggregate an average reading by minute. A copy of this statement is stored on the course virtual machine at **C</w:t>
      </w:r>
      <w:proofErr w:type="gramStart"/>
      <w:r>
        <w:t>:_</w:t>
      </w:r>
      <w:proofErr w:type="gramEnd"/>
      <w:r>
        <w:t>CreateAverageReadingByMinute.txt**.</w:t>
      </w:r>
    </w:p>
    <w:p w14:paraId="2E7946DC" w14:textId="77777777" w:rsidR="00E96491" w:rsidRDefault="00E96491" w:rsidP="00E96491">
      <w:pPr>
        <w:numPr>
          <w:ilvl w:val="0"/>
          <w:numId w:val="6"/>
        </w:numPr>
      </w:pPr>
      <w:moveToRangeStart w:id="25" w:author="Cindy Gross" w:date="2015-04-27T13:28:00Z" w:name="move417904645"/>
      <w:moveTo w:id="26" w:author="Cindy Gross" w:date="2015-04-27T13:28:00Z">
        <w:r>
          <w:t xml:space="preserve">Update the last line in the CREATE TABLE query and </w:t>
        </w:r>
        <w:proofErr w:type="gramStart"/>
        <w:r>
          <w:t>replace  with</w:t>
        </w:r>
        <w:proofErr w:type="gramEnd"/>
        <w:r>
          <w:t xml:space="preserve"> the storage account you created in Hands on Lab 1.</w:t>
        </w:r>
      </w:moveTo>
    </w:p>
    <w:moveToRangeEnd w:id="25"/>
    <w:p w14:paraId="58DC390B" w14:textId="7DA02562" w:rsidR="00E96491" w:rsidDel="00E96491" w:rsidRDefault="00E96491">
      <w:pPr>
        <w:numPr>
          <w:ilvl w:val="0"/>
          <w:numId w:val="6"/>
        </w:numPr>
        <w:rPr>
          <w:del w:id="27" w:author="Cindy Gross" w:date="2015-04-27T13:28:00Z"/>
        </w:rPr>
      </w:pPr>
    </w:p>
    <w:p w14:paraId="0A65EB81"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AverageReadingByMinute</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AverageReadingByMinute</w:t>
      </w:r>
      <w:proofErr w:type="spellEnd"/>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roomNumber</w:t>
      </w:r>
      <w:proofErr w:type="spellEnd"/>
      <w:r>
        <w:rPr>
          <w:rStyle w:val="NormalTok"/>
        </w:rPr>
        <w:t xml:space="preserve"> </w:t>
      </w:r>
      <w:r>
        <w:rPr>
          <w:rStyle w:val="DataTypeTok"/>
        </w:rPr>
        <w:t>int</w:t>
      </w:r>
      <w:r>
        <w:rPr>
          <w:rStyle w:val="NormalTok"/>
        </w:rPr>
        <w:t xml:space="preserve">, reading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averageReadingByMinute</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AverageReadingByMinute</w:t>
      </w:r>
      <w:proofErr w:type="spellEnd"/>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proofErr w:type="spellStart"/>
      <w:r>
        <w:rPr>
          <w:rStyle w:val="FunctionTok"/>
        </w:rPr>
        <w:t>concat</w:t>
      </w:r>
      <w:proofErr w:type="spellEnd"/>
      <w:r>
        <w:rPr>
          <w:rStyle w:val="NormalTok"/>
        </w:rPr>
        <w:t>(</w:t>
      </w:r>
      <w:proofErr w:type="spellStart"/>
      <w:r>
        <w:rPr>
          <w:rStyle w:val="FunctionTok"/>
        </w:rPr>
        <w:t>substr</w:t>
      </w:r>
      <w:proofErr w:type="spellEnd"/>
      <w:r>
        <w:rPr>
          <w:rStyle w:val="NormalTok"/>
        </w:rPr>
        <w:t>(</w:t>
      </w:r>
      <w:proofErr w:type="spellStart"/>
      <w:r>
        <w:rPr>
          <w:rStyle w:val="NormalTok"/>
        </w:rPr>
        <w:t>sensorDateTime</w:t>
      </w:r>
      <w:proofErr w:type="spellEnd"/>
      <w:r>
        <w:rPr>
          <w:rStyle w:val="NormalTok"/>
        </w:rPr>
        <w:t xml:space="preserv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xml:space="preserve">), </w:t>
      </w:r>
      <w:proofErr w:type="spellStart"/>
      <w:r>
        <w:rPr>
          <w:rStyle w:val="NormalTok"/>
        </w:rPr>
        <w:t>roomNumber</w:t>
      </w:r>
      <w:proofErr w:type="spellEnd"/>
      <w:r>
        <w:rPr>
          <w:rStyle w:val="NormalTok"/>
        </w:rPr>
        <w:t xml:space="preserve">, </w:t>
      </w:r>
      <w:proofErr w:type="spellStart"/>
      <w:r>
        <w:rPr>
          <w:rStyle w:val="FunctionTok"/>
        </w:rPr>
        <w:t>avg</w:t>
      </w:r>
      <w:proofErr w:type="spellEnd"/>
      <w:r>
        <w:rPr>
          <w:rStyle w:val="NormalTok"/>
        </w:rPr>
        <w:t xml:space="preserve">(reading) </w:t>
      </w:r>
      <w:r>
        <w:br/>
      </w:r>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br/>
      </w:r>
      <w:r>
        <w:rPr>
          <w:rStyle w:val="NormalTok"/>
        </w:rPr>
        <w:t xml:space="preserve">   </w:t>
      </w:r>
      <w:r>
        <w:rPr>
          <w:rStyle w:val="KeywordTok"/>
        </w:rPr>
        <w:t>WHERE</w:t>
      </w:r>
      <w:r>
        <w:rPr>
          <w:rStyle w:val="NormalTok"/>
        </w:rPr>
        <w:t xml:space="preserve"> </w:t>
      </w:r>
      <w:proofErr w:type="spellStart"/>
      <w:r>
        <w:rPr>
          <w:rStyle w:val="NormalTok"/>
        </w:rPr>
        <w:t>roomNumber</w:t>
      </w:r>
      <w:proofErr w:type="spellEnd"/>
      <w:r>
        <w:rPr>
          <w:rStyle w:val="NormalTok"/>
        </w:rPr>
        <w:t xml:space="preserve"> </w:t>
      </w:r>
      <w:r>
        <w:rPr>
          <w:rStyle w:val="KeywordTok"/>
        </w:rPr>
        <w:t>IS</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w:t>
      </w:r>
      <w:proofErr w:type="spellStart"/>
      <w:r>
        <w:rPr>
          <w:rStyle w:val="FunctionTok"/>
        </w:rPr>
        <w:t>concat</w:t>
      </w:r>
      <w:proofErr w:type="spellEnd"/>
      <w:r>
        <w:rPr>
          <w:rStyle w:val="NormalTok"/>
        </w:rPr>
        <w:t>(</w:t>
      </w:r>
      <w:proofErr w:type="spellStart"/>
      <w:r>
        <w:rPr>
          <w:rStyle w:val="FunctionTok"/>
        </w:rPr>
        <w:t>substr</w:t>
      </w:r>
      <w:proofErr w:type="spellEnd"/>
      <w:r>
        <w:rPr>
          <w:rStyle w:val="NormalTok"/>
        </w:rPr>
        <w:t>(</w:t>
      </w:r>
      <w:proofErr w:type="spellStart"/>
      <w:r>
        <w:rPr>
          <w:rStyle w:val="NormalTok"/>
        </w:rPr>
        <w:t>sensorDateTime</w:t>
      </w:r>
      <w:proofErr w:type="spellEnd"/>
      <w:r>
        <w:rPr>
          <w:rStyle w:val="NormalTok"/>
        </w:rPr>
        <w:t xml:space="preserve">, </w:t>
      </w:r>
      <w:r>
        <w:rPr>
          <w:rStyle w:val="DecValTok"/>
        </w:rPr>
        <w:t>1</w:t>
      </w:r>
      <w:r>
        <w:rPr>
          <w:rStyle w:val="NormalTok"/>
        </w:rPr>
        <w:t xml:space="preserve">, </w:t>
      </w:r>
      <w:r>
        <w:rPr>
          <w:rStyle w:val="DecValTok"/>
        </w:rPr>
        <w:t>16</w:t>
      </w:r>
      <w:r>
        <w:rPr>
          <w:rStyle w:val="NormalTok"/>
        </w:rPr>
        <w:t xml:space="preserve">), </w:t>
      </w:r>
      <w:r>
        <w:rPr>
          <w:rStyle w:val="OtherTok"/>
        </w:rPr>
        <w:t>":00.0000000Z"</w:t>
      </w:r>
      <w:r>
        <w:rPr>
          <w:rStyle w:val="NormalTok"/>
        </w:rPr>
        <w:t xml:space="preserve">), </w:t>
      </w:r>
      <w:proofErr w:type="spellStart"/>
      <w:r>
        <w:rPr>
          <w:rStyle w:val="NormalTok"/>
        </w:rPr>
        <w:t>roomNumber</w:t>
      </w:r>
      <w:proofErr w:type="spellEnd"/>
      <w:r>
        <w:rPr>
          <w:rStyle w:val="NormalTok"/>
        </w:rPr>
        <w:t>;</w:t>
      </w:r>
    </w:p>
    <w:p w14:paraId="03086ED6" w14:textId="583DE08C" w:rsidR="005D7411" w:rsidDel="00E96491" w:rsidRDefault="00571C80" w:rsidP="00A65F33">
      <w:pPr>
        <w:numPr>
          <w:ilvl w:val="0"/>
          <w:numId w:val="6"/>
        </w:numPr>
        <w:pPrChange w:id="28" w:author="Cindy Gross" w:date="2015-04-27T13:28:00Z">
          <w:pPr>
            <w:numPr>
              <w:numId w:val="1"/>
            </w:numPr>
            <w:tabs>
              <w:tab w:val="num" w:pos="0"/>
            </w:tabs>
            <w:ind w:left="480" w:hanging="480"/>
          </w:pPr>
        </w:pPrChange>
      </w:pPr>
      <w:del w:id="29" w:author="Cindy Gross" w:date="2015-04-27T13:28:00Z">
        <w:r w:rsidDel="00E96491">
          <w:delText xml:space="preserve">n.b. </w:delText>
        </w:r>
      </w:del>
      <w:moveFromRangeStart w:id="30" w:author="Cindy Gross" w:date="2015-04-27T13:28:00Z" w:name="move417904645"/>
      <w:moveFrom w:id="31" w:author="Cindy Gross" w:date="2015-04-27T13:28:00Z">
        <w:r w:rsidDel="00E96491">
          <w:t>Update the last line in the CREATE TABLE query and replace  with the storage account you created in Hands on Lab 1.</w:t>
        </w:r>
      </w:moveFrom>
    </w:p>
    <w:moveFromRangeEnd w:id="30"/>
    <w:p w14:paraId="7590B957" w14:textId="77777777" w:rsidR="005D7411" w:rsidRDefault="00571C80" w:rsidP="00E96491">
      <w:pPr>
        <w:numPr>
          <w:ilvl w:val="0"/>
          <w:numId w:val="6"/>
        </w:numPr>
      </w:pPr>
      <w:r>
        <w:lastRenderedPageBreak/>
        <w:t>Click the Submit button to execute the query and wait for the job to complete.</w:t>
      </w:r>
    </w:p>
    <w:p w14:paraId="4C234840" w14:textId="77777777" w:rsidR="005D7411" w:rsidRDefault="00571C80">
      <w:pPr>
        <w:pStyle w:val="Heading2"/>
      </w:pPr>
      <w:bookmarkStart w:id="32" w:name="maximum-device-reading"/>
      <w:r>
        <w:t>4.4 Maximum device reading</w:t>
      </w:r>
    </w:p>
    <w:bookmarkEnd w:id="32"/>
    <w:p w14:paraId="0097A395" w14:textId="77777777" w:rsidR="005D7411" w:rsidRDefault="00571C80">
      <w:pPr>
        <w:numPr>
          <w:ilvl w:val="0"/>
          <w:numId w:val="7"/>
        </w:numPr>
        <w:rPr>
          <w:ins w:id="33" w:author="Cindy Gross" w:date="2015-04-27T13:33:00Z"/>
        </w:rPr>
      </w:pPr>
      <w:r>
        <w:t>Copy the following query to the editor window to create a table with maximum device values. A copy of this statement is stored on the course virtual machine at **C</w:t>
      </w:r>
      <w:proofErr w:type="gramStart"/>
      <w:r>
        <w:t>:_</w:t>
      </w:r>
      <w:proofErr w:type="gramEnd"/>
      <w:r>
        <w:t>CreateMaximumReading.txt**.</w:t>
      </w:r>
    </w:p>
    <w:p w14:paraId="46D53671" w14:textId="77777777" w:rsidR="00E96491" w:rsidRDefault="00E96491" w:rsidP="00E96491">
      <w:pPr>
        <w:numPr>
          <w:ilvl w:val="0"/>
          <w:numId w:val="7"/>
        </w:numPr>
      </w:pPr>
      <w:moveToRangeStart w:id="34" w:author="Cindy Gross" w:date="2015-04-27T13:33:00Z" w:name="move417904942"/>
      <w:moveTo w:id="35" w:author="Cindy Gross" w:date="2015-04-27T13:33:00Z">
        <w:r>
          <w:t xml:space="preserve">Update the last line in the CREATE TABLE query and </w:t>
        </w:r>
        <w:proofErr w:type="gramStart"/>
        <w:r>
          <w:t>replace  with</w:t>
        </w:r>
        <w:proofErr w:type="gramEnd"/>
        <w:r>
          <w:t xml:space="preserve"> the storage account you created in Hands on Lab 1.</w:t>
        </w:r>
      </w:moveTo>
    </w:p>
    <w:moveToRangeEnd w:id="34"/>
    <w:p w14:paraId="1102C7FF" w14:textId="77777777" w:rsidR="00E96491" w:rsidRDefault="00E96491">
      <w:pPr>
        <w:numPr>
          <w:ilvl w:val="0"/>
          <w:numId w:val="7"/>
        </w:numPr>
      </w:pPr>
    </w:p>
    <w:p w14:paraId="546B46EC" w14:textId="77777777" w:rsidR="005D7411" w:rsidRDefault="00571C80">
      <w:pPr>
        <w:pStyle w:val="SourceCode"/>
        <w:numPr>
          <w:ilvl w:val="0"/>
          <w:numId w:val="1"/>
        </w:numPr>
      </w:pPr>
      <w:r>
        <w:rPr>
          <w:rStyle w:val="KeywordTok"/>
        </w:rPr>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MaximumReading</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MaximumReading</w:t>
      </w:r>
      <w:proofErr w:type="spellEnd"/>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roomNumber</w:t>
      </w:r>
      <w:proofErr w:type="spellEnd"/>
      <w:r>
        <w:rPr>
          <w:rStyle w:val="NormalTok"/>
        </w:rPr>
        <w:t xml:space="preserve"> </w:t>
      </w:r>
      <w:r>
        <w:rPr>
          <w:rStyle w:val="DataTypeTok"/>
        </w:rPr>
        <w:t>int</w:t>
      </w:r>
      <w:r>
        <w:rPr>
          <w:rStyle w:val="NormalTok"/>
        </w:rPr>
        <w:t xml:space="preserve">, </w:t>
      </w:r>
      <w:proofErr w:type="spellStart"/>
      <w:r>
        <w:rPr>
          <w:rStyle w:val="NormalTok"/>
        </w:rPr>
        <w:t>maxReading</w:t>
      </w:r>
      <w:proofErr w:type="spellEnd"/>
      <w:r>
        <w:rPr>
          <w:rStyle w:val="NormalTok"/>
        </w:rPr>
        <w:t xml:space="preserve">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maximumReading</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MaximumReading</w:t>
      </w:r>
      <w:proofErr w:type="spellEnd"/>
      <w:r>
        <w:rPr>
          <w:rStyle w:val="NormalTok"/>
        </w:rPr>
        <w:t xml:space="preserve"> </w:t>
      </w:r>
      <w:r>
        <w:br/>
      </w:r>
      <w:r>
        <w:rPr>
          <w:rStyle w:val="KeywordTok"/>
        </w:rPr>
        <w:t>SELECT</w:t>
      </w:r>
      <w:r>
        <w:rPr>
          <w:rStyle w:val="NormalTok"/>
        </w:rPr>
        <w:t xml:space="preserve"> </w:t>
      </w:r>
      <w:proofErr w:type="spellStart"/>
      <w:r>
        <w:rPr>
          <w:rStyle w:val="NormalTok"/>
        </w:rPr>
        <w:t>mr.type</w:t>
      </w:r>
      <w:proofErr w:type="spellEnd"/>
      <w:r>
        <w:rPr>
          <w:rStyle w:val="NormalTok"/>
        </w:rPr>
        <w:t xml:space="preserve">, </w:t>
      </w:r>
      <w:r>
        <w:rPr>
          <w:rStyle w:val="FunctionTok"/>
        </w:rPr>
        <w:t>min</w:t>
      </w:r>
      <w:r>
        <w:rPr>
          <w:rStyle w:val="NormalTok"/>
        </w:rPr>
        <w:t>(</w:t>
      </w:r>
      <w:proofErr w:type="spellStart"/>
      <w:r>
        <w:rPr>
          <w:rStyle w:val="NormalTok"/>
        </w:rPr>
        <w:t>mr.sensorDateTime</w:t>
      </w:r>
      <w:proofErr w:type="spellEnd"/>
      <w:r>
        <w:rPr>
          <w:rStyle w:val="NormalTok"/>
        </w:rPr>
        <w:t xml:space="preserve">), </w:t>
      </w:r>
      <w:r>
        <w:rPr>
          <w:rStyle w:val="FunctionTok"/>
        </w:rPr>
        <w:t>min</w:t>
      </w:r>
      <w:r>
        <w:rPr>
          <w:rStyle w:val="NormalTok"/>
        </w:rPr>
        <w:t>(</w:t>
      </w:r>
      <w:proofErr w:type="spellStart"/>
      <w:r>
        <w:rPr>
          <w:rStyle w:val="NormalTok"/>
        </w:rPr>
        <w:t>mr.roomNumber</w:t>
      </w:r>
      <w:proofErr w:type="spellEnd"/>
      <w:r>
        <w:rPr>
          <w:rStyle w:val="NormalTok"/>
        </w:rPr>
        <w:t xml:space="preserve">), </w:t>
      </w:r>
      <w:proofErr w:type="spellStart"/>
      <w:r>
        <w:rPr>
          <w:rStyle w:val="NormalTok"/>
        </w:rPr>
        <w:t>mr.reading</w:t>
      </w:r>
      <w:proofErr w:type="spellEnd"/>
      <w:r>
        <w:rPr>
          <w:rStyle w:val="NormalTok"/>
        </w:rPr>
        <w:t xml:space="preserve">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w:t>
      </w:r>
      <w:proofErr w:type="spellStart"/>
      <w:r>
        <w:rPr>
          <w:rStyle w:val="NormalTok"/>
        </w:rPr>
        <w:t>a.type</w:t>
      </w:r>
      <w:proofErr w:type="spellEnd"/>
      <w:r>
        <w:rPr>
          <w:rStyle w:val="NormalTok"/>
        </w:rPr>
        <w:t xml:space="preserve">, </w:t>
      </w:r>
      <w:proofErr w:type="spellStart"/>
      <w:r>
        <w:rPr>
          <w:rStyle w:val="NormalTok"/>
        </w:rPr>
        <w:t>a.sensorDateTime</w:t>
      </w:r>
      <w:proofErr w:type="spellEnd"/>
      <w:r>
        <w:rPr>
          <w:rStyle w:val="NormalTok"/>
        </w:rPr>
        <w:t xml:space="preserve">, </w:t>
      </w:r>
      <w:proofErr w:type="spellStart"/>
      <w:r>
        <w:rPr>
          <w:rStyle w:val="NormalTok"/>
        </w:rPr>
        <w:t>a.roomNumber</w:t>
      </w:r>
      <w:proofErr w:type="spellEnd"/>
      <w:r>
        <w:rPr>
          <w:rStyle w:val="NormalTok"/>
        </w:rPr>
        <w:t xml:space="preserve">, </w:t>
      </w:r>
      <w:proofErr w:type="spellStart"/>
      <w:r>
        <w:rPr>
          <w:rStyle w:val="NormalTok"/>
        </w:rPr>
        <w:t>a.reading</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r>
        <w:rPr>
          <w:rStyle w:val="FunctionTok"/>
        </w:rPr>
        <w:t>max</w:t>
      </w:r>
      <w:r>
        <w:rPr>
          <w:rStyle w:val="NormalTok"/>
        </w:rPr>
        <w:t xml:space="preserve">(reading) reading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w:t>
      </w:r>
      <w:proofErr w:type="spellStart"/>
      <w:r>
        <w:rPr>
          <w:rStyle w:val="NormalTok"/>
        </w:rPr>
        <w:t>a.type</w:t>
      </w:r>
      <w:proofErr w:type="spellEnd"/>
      <w:r>
        <w:rPr>
          <w:rStyle w:val="NormalTok"/>
        </w:rPr>
        <w:t xml:space="preserve"> = </w:t>
      </w:r>
      <w:proofErr w:type="spellStart"/>
      <w:r>
        <w:rPr>
          <w:rStyle w:val="NormalTok"/>
        </w:rPr>
        <w:t>b.type</w:t>
      </w:r>
      <w:proofErr w:type="spellEnd"/>
      <w:r>
        <w:rPr>
          <w:rStyle w:val="NormalTok"/>
        </w:rPr>
        <w:t xml:space="preserve"> </w:t>
      </w:r>
      <w:r>
        <w:rPr>
          <w:rStyle w:val="KeywordTok"/>
        </w:rPr>
        <w:t>and</w:t>
      </w:r>
      <w:r>
        <w:rPr>
          <w:rStyle w:val="NormalTok"/>
        </w:rPr>
        <w:t xml:space="preserve"> </w:t>
      </w:r>
      <w:proofErr w:type="spellStart"/>
      <w:r>
        <w:rPr>
          <w:rStyle w:val="NormalTok"/>
        </w:rPr>
        <w:t>a.reading</w:t>
      </w:r>
      <w:proofErr w:type="spellEnd"/>
      <w:r>
        <w:rPr>
          <w:rStyle w:val="NormalTok"/>
        </w:rPr>
        <w:t xml:space="preserve"> = </w:t>
      </w:r>
      <w:proofErr w:type="spellStart"/>
      <w:r>
        <w:rPr>
          <w:rStyle w:val="NormalTok"/>
        </w:rPr>
        <w:t>b.reading</w:t>
      </w:r>
      <w:proofErr w:type="spellEnd"/>
      <w:r>
        <w:rPr>
          <w:rStyle w:val="NormalTok"/>
        </w:rPr>
        <w:t xml:space="preserve">) </w:t>
      </w:r>
      <w:r>
        <w:br/>
      </w:r>
      <w:r>
        <w:rPr>
          <w:rStyle w:val="NormalTok"/>
        </w:rPr>
        <w:t xml:space="preserve">) </w:t>
      </w:r>
      <w:proofErr w:type="spellStart"/>
      <w:r>
        <w:rPr>
          <w:rStyle w:val="NormalTok"/>
        </w:rPr>
        <w:t>mr</w:t>
      </w:r>
      <w:proofErr w:type="spellEnd"/>
      <w:r>
        <w:rPr>
          <w:rStyle w:val="NormalTok"/>
        </w:rPr>
        <w:t xml:space="preserve"> </w:t>
      </w:r>
      <w:r>
        <w:br/>
      </w:r>
      <w:r>
        <w:rPr>
          <w:rStyle w:val="KeywordTok"/>
        </w:rPr>
        <w:t>GROUP</w:t>
      </w:r>
      <w:r>
        <w:rPr>
          <w:rStyle w:val="NormalTok"/>
        </w:rPr>
        <w:t xml:space="preserve"> </w:t>
      </w:r>
      <w:r>
        <w:rPr>
          <w:rStyle w:val="KeywordTok"/>
        </w:rPr>
        <w:t>BY</w:t>
      </w:r>
      <w:r>
        <w:rPr>
          <w:rStyle w:val="NormalTok"/>
        </w:rPr>
        <w:t xml:space="preserve"> </w:t>
      </w:r>
      <w:proofErr w:type="spellStart"/>
      <w:r>
        <w:rPr>
          <w:rStyle w:val="NormalTok"/>
        </w:rPr>
        <w:t>mr.type</w:t>
      </w:r>
      <w:proofErr w:type="spellEnd"/>
      <w:r>
        <w:rPr>
          <w:rStyle w:val="NormalTok"/>
        </w:rPr>
        <w:t xml:space="preserve">, </w:t>
      </w:r>
      <w:proofErr w:type="spellStart"/>
      <w:r>
        <w:rPr>
          <w:rStyle w:val="NormalTok"/>
        </w:rPr>
        <w:t>mr.reading</w:t>
      </w:r>
      <w:proofErr w:type="spellEnd"/>
      <w:r>
        <w:rPr>
          <w:rStyle w:val="NormalTok"/>
        </w:rPr>
        <w:t>;</w:t>
      </w:r>
    </w:p>
    <w:p w14:paraId="328CA3A1" w14:textId="23E48659" w:rsidR="005D7411" w:rsidDel="00E96491" w:rsidRDefault="00571C80" w:rsidP="00DD2980">
      <w:pPr>
        <w:numPr>
          <w:ilvl w:val="0"/>
          <w:numId w:val="7"/>
        </w:numPr>
        <w:pPrChange w:id="36" w:author="Cindy Gross" w:date="2015-04-27T13:33:00Z">
          <w:pPr>
            <w:numPr>
              <w:numId w:val="1"/>
            </w:numPr>
            <w:tabs>
              <w:tab w:val="num" w:pos="0"/>
            </w:tabs>
            <w:ind w:left="480" w:hanging="480"/>
          </w:pPr>
        </w:pPrChange>
      </w:pPr>
      <w:del w:id="37" w:author="Cindy Gross" w:date="2015-04-27T13:33:00Z">
        <w:r w:rsidDel="00E96491">
          <w:delText xml:space="preserve">n.b. </w:delText>
        </w:r>
      </w:del>
      <w:moveFromRangeStart w:id="38" w:author="Cindy Gross" w:date="2015-04-27T13:33:00Z" w:name="move417904942"/>
      <w:moveFrom w:id="39" w:author="Cindy Gross" w:date="2015-04-27T13:33:00Z">
        <w:r w:rsidDel="00E96491">
          <w:t>Update the last line in the CREATE TABLE query and replace  with the storage account you created in Hands on Lab 1.</w:t>
        </w:r>
      </w:moveFrom>
    </w:p>
    <w:moveFromRangeEnd w:id="38"/>
    <w:p w14:paraId="586E18E6" w14:textId="77777777" w:rsidR="005D7411" w:rsidRDefault="00571C80" w:rsidP="00E96491">
      <w:pPr>
        <w:numPr>
          <w:ilvl w:val="0"/>
          <w:numId w:val="7"/>
        </w:numPr>
      </w:pPr>
      <w:r>
        <w:t>Click the Submit button to execute the query and wait for the job to complete.</w:t>
      </w:r>
    </w:p>
    <w:p w14:paraId="12BE1F5A" w14:textId="7E0EACD2" w:rsidR="005D7411" w:rsidRDefault="00571C80">
      <w:pPr>
        <w:pStyle w:val="Heading2"/>
      </w:pPr>
      <w:bookmarkStart w:id="40" w:name="minumum-device-reading"/>
      <w:r>
        <w:t>4.5 Min</w:t>
      </w:r>
      <w:ins w:id="41" w:author="Cindy Gross" w:date="2015-04-27T14:47:00Z">
        <w:r w:rsidR="00C83758">
          <w:t>i</w:t>
        </w:r>
      </w:ins>
      <w:del w:id="42" w:author="Cindy Gross" w:date="2015-04-27T14:47:00Z">
        <w:r w:rsidDel="00C83758">
          <w:delText>u</w:delText>
        </w:r>
      </w:del>
      <w:r>
        <w:t>mum device reading</w:t>
      </w:r>
    </w:p>
    <w:bookmarkEnd w:id="40"/>
    <w:p w14:paraId="22C57379" w14:textId="341194B2" w:rsidR="005D7411" w:rsidRDefault="00571C80">
      <w:pPr>
        <w:numPr>
          <w:ilvl w:val="0"/>
          <w:numId w:val="8"/>
        </w:numPr>
        <w:rPr>
          <w:ins w:id="43" w:author="Cindy Gross" w:date="2015-04-27T14:03:00Z"/>
        </w:rPr>
      </w:pPr>
      <w:r>
        <w:t>Copy the following query to the editor window to create a table to store min</w:t>
      </w:r>
      <w:del w:id="44" w:author="Cindy Gross" w:date="2015-04-27T14:47:00Z">
        <w:r w:rsidDel="00C83758">
          <w:delText>u</w:delText>
        </w:r>
      </w:del>
      <w:ins w:id="45" w:author="Cindy Gross" w:date="2015-04-27T14:47:00Z">
        <w:r w:rsidR="00C83758">
          <w:t>i</w:t>
        </w:r>
      </w:ins>
      <w:r>
        <w:t>mum device reading values. A copy of this statement is stored on the course virtual machine at **C</w:t>
      </w:r>
      <w:proofErr w:type="gramStart"/>
      <w:r>
        <w:t>:_</w:t>
      </w:r>
      <w:proofErr w:type="gramEnd"/>
      <w:r>
        <w:t>CreateMinimumReading.txt**.</w:t>
      </w:r>
    </w:p>
    <w:p w14:paraId="69B4153D" w14:textId="77777777" w:rsidR="001C4F76" w:rsidRDefault="001C4F76" w:rsidP="001C4F76">
      <w:pPr>
        <w:numPr>
          <w:ilvl w:val="0"/>
          <w:numId w:val="8"/>
        </w:numPr>
        <w:rPr>
          <w:ins w:id="46" w:author="Cindy Gross" w:date="2015-04-27T14:03:00Z"/>
        </w:rPr>
      </w:pPr>
      <w:ins w:id="47" w:author="Cindy Gross" w:date="2015-04-27T14:03:00Z">
        <w:r>
          <w:t xml:space="preserve">Update the last line in the CREATE TABLE query and </w:t>
        </w:r>
        <w:proofErr w:type="gramStart"/>
        <w:r>
          <w:t>replace  with</w:t>
        </w:r>
        <w:proofErr w:type="gramEnd"/>
        <w:r>
          <w:t xml:space="preserve"> the storage account you created in Hands on Lab 1.</w:t>
        </w:r>
      </w:ins>
    </w:p>
    <w:p w14:paraId="368A10D2" w14:textId="3C9FB3E8" w:rsidR="001C4F76" w:rsidDel="001C4F76" w:rsidRDefault="001C4F76">
      <w:pPr>
        <w:numPr>
          <w:ilvl w:val="0"/>
          <w:numId w:val="8"/>
        </w:numPr>
        <w:rPr>
          <w:del w:id="48" w:author="Cindy Gross" w:date="2015-04-27T14:03:00Z"/>
        </w:rPr>
      </w:pPr>
    </w:p>
    <w:p w14:paraId="0BEBB024" w14:textId="77777777" w:rsidR="005D7411" w:rsidRDefault="00571C80">
      <w:pPr>
        <w:pStyle w:val="SourceCode"/>
        <w:numPr>
          <w:ilvl w:val="0"/>
          <w:numId w:val="1"/>
        </w:numPr>
      </w:pPr>
      <w:r>
        <w:rPr>
          <w:rStyle w:val="KeywordTok"/>
        </w:rPr>
        <w:lastRenderedPageBreak/>
        <w:t>DROP</w:t>
      </w:r>
      <w:r>
        <w:rPr>
          <w:rStyle w:val="NormalTok"/>
        </w:rPr>
        <w:t xml:space="preserve"> </w:t>
      </w:r>
      <w:r>
        <w:rPr>
          <w:rStyle w:val="KeywordTok"/>
        </w:rPr>
        <w:t>TABLE</w:t>
      </w:r>
      <w:r>
        <w:rPr>
          <w:rStyle w:val="NormalTok"/>
        </w:rPr>
        <w:t xml:space="preserve"> </w:t>
      </w:r>
      <w:r>
        <w:rPr>
          <w:rStyle w:val="KeywordTok"/>
        </w:rPr>
        <w:t>IF</w:t>
      </w:r>
      <w:r>
        <w:rPr>
          <w:rStyle w:val="NormalTok"/>
        </w:rPr>
        <w:t xml:space="preserve"> </w:t>
      </w:r>
      <w:r>
        <w:rPr>
          <w:rStyle w:val="KeywordTok"/>
        </w:rPr>
        <w:t>EXISTS</w:t>
      </w:r>
      <w:r>
        <w:rPr>
          <w:rStyle w:val="NormalTok"/>
        </w:rPr>
        <w:t xml:space="preserve"> </w:t>
      </w:r>
      <w:proofErr w:type="spellStart"/>
      <w:r>
        <w:rPr>
          <w:rStyle w:val="NormalTok"/>
        </w:rPr>
        <w:t>MinimumReading</w:t>
      </w:r>
      <w:proofErr w:type="spellEnd"/>
      <w:r>
        <w:rPr>
          <w:rStyle w:val="NormalTok"/>
        </w:rPr>
        <w:t>;</w:t>
      </w:r>
      <w:r>
        <w:br/>
      </w:r>
      <w:r>
        <w:br/>
      </w:r>
      <w:r>
        <w:rPr>
          <w:rStyle w:val="KeywordTok"/>
        </w:rPr>
        <w:t>CREATE</w:t>
      </w:r>
      <w:r>
        <w:rPr>
          <w:rStyle w:val="NormalTok"/>
        </w:rPr>
        <w:t xml:space="preserve"> EXTERNAL </w:t>
      </w:r>
      <w:r>
        <w:rPr>
          <w:rStyle w:val="KeywordTok"/>
        </w:rPr>
        <w:t>TABLE</w:t>
      </w:r>
      <w:r>
        <w:rPr>
          <w:rStyle w:val="NormalTok"/>
        </w:rPr>
        <w:t xml:space="preserve"> </w:t>
      </w:r>
      <w:proofErr w:type="spellStart"/>
      <w:r>
        <w:rPr>
          <w:rStyle w:val="NormalTok"/>
        </w:rPr>
        <w:t>MinimumReading</w:t>
      </w:r>
      <w:proofErr w:type="spellEnd"/>
      <w:r>
        <w:rPr>
          <w:rStyle w:val="NormalTok"/>
        </w:rPr>
        <w:t xml:space="preserve"> (</w:t>
      </w:r>
      <w:r>
        <w:rPr>
          <w:rStyle w:val="KeywordTok"/>
        </w:rPr>
        <w:t>type</w:t>
      </w:r>
      <w:r>
        <w:rPr>
          <w:rStyle w:val="NormalTok"/>
        </w:rPr>
        <w:t xml:space="preserve"> string, </w:t>
      </w:r>
      <w:proofErr w:type="spellStart"/>
      <w:r>
        <w:rPr>
          <w:rStyle w:val="NormalTok"/>
        </w:rPr>
        <w:t>sensorDateTime</w:t>
      </w:r>
      <w:proofErr w:type="spellEnd"/>
      <w:r>
        <w:rPr>
          <w:rStyle w:val="NormalTok"/>
        </w:rPr>
        <w:t xml:space="preserve"> string, </w:t>
      </w:r>
      <w:proofErr w:type="spellStart"/>
      <w:r>
        <w:rPr>
          <w:rStyle w:val="NormalTok"/>
        </w:rPr>
        <w:t>roomNumber</w:t>
      </w:r>
      <w:proofErr w:type="spellEnd"/>
      <w:r>
        <w:rPr>
          <w:rStyle w:val="NormalTok"/>
        </w:rPr>
        <w:t xml:space="preserve"> </w:t>
      </w:r>
      <w:r>
        <w:rPr>
          <w:rStyle w:val="DataTypeTok"/>
        </w:rPr>
        <w:t>int</w:t>
      </w:r>
      <w:r>
        <w:rPr>
          <w:rStyle w:val="NormalTok"/>
        </w:rPr>
        <w:t xml:space="preserve">, </w:t>
      </w:r>
      <w:proofErr w:type="spellStart"/>
      <w:r>
        <w:rPr>
          <w:rStyle w:val="NormalTok"/>
        </w:rPr>
        <w:t>maxReading</w:t>
      </w:r>
      <w:proofErr w:type="spellEnd"/>
      <w:r>
        <w:rPr>
          <w:rStyle w:val="NormalTok"/>
        </w:rPr>
        <w:t xml:space="preserve"> </w:t>
      </w:r>
      <w:r>
        <w:rPr>
          <w:rStyle w:val="DataTypeTok"/>
        </w:rPr>
        <w:t>float</w:t>
      </w:r>
      <w:r>
        <w:rPr>
          <w:rStyle w:val="NormalTok"/>
        </w:rPr>
        <w:t>)</w:t>
      </w:r>
      <w:r>
        <w:br/>
      </w:r>
      <w:r>
        <w:rPr>
          <w:rStyle w:val="NormalTok"/>
        </w:rPr>
        <w:t xml:space="preserve">    </w:t>
      </w:r>
      <w:r>
        <w:rPr>
          <w:rStyle w:val="KeywordTok"/>
        </w:rPr>
        <w:t>row</w:t>
      </w:r>
      <w:r>
        <w:rPr>
          <w:rStyle w:val="NormalTok"/>
        </w:rPr>
        <w:t xml:space="preserve"> format delimited </w:t>
      </w:r>
      <w:r>
        <w:br/>
      </w:r>
      <w:r>
        <w:rPr>
          <w:rStyle w:val="NormalTok"/>
        </w:rPr>
        <w:t xml:space="preserve">    fields terminated </w:t>
      </w:r>
      <w:r>
        <w:rPr>
          <w:rStyle w:val="KeywordTok"/>
        </w:rPr>
        <w:t>by</w:t>
      </w:r>
      <w:r>
        <w:rPr>
          <w:rStyle w:val="NormalTok"/>
        </w:rPr>
        <w:t xml:space="preserve"> </w:t>
      </w:r>
      <w:r>
        <w:rPr>
          <w:rStyle w:val="StringTok"/>
        </w:rPr>
        <w:t>'</w:t>
      </w:r>
      <w:r>
        <w:rPr>
          <w:rStyle w:val="CharTok"/>
        </w:rPr>
        <w:t>\t</w:t>
      </w:r>
      <w:r>
        <w:rPr>
          <w:rStyle w:val="StringTok"/>
        </w:rPr>
        <w:t>'</w:t>
      </w:r>
      <w:r>
        <w:rPr>
          <w:rStyle w:val="NormalTok"/>
        </w:rPr>
        <w:t xml:space="preserve"> </w:t>
      </w:r>
      <w:r>
        <w:br/>
      </w:r>
      <w:r>
        <w:rPr>
          <w:rStyle w:val="NormalTok"/>
        </w:rPr>
        <w:t xml:space="preserve">    lines terminated </w:t>
      </w:r>
      <w:r>
        <w:rPr>
          <w:rStyle w:val="KeywordTok"/>
        </w:rPr>
        <w:t>by</w:t>
      </w:r>
      <w:r>
        <w:rPr>
          <w:rStyle w:val="NormalTok"/>
        </w:rPr>
        <w:t xml:space="preserve"> </w:t>
      </w:r>
      <w:r>
        <w:rPr>
          <w:rStyle w:val="StringTok"/>
        </w:rPr>
        <w:t>'</w:t>
      </w:r>
      <w:r>
        <w:rPr>
          <w:rStyle w:val="CharTok"/>
        </w:rPr>
        <w:t>\n</w:t>
      </w:r>
      <w:r>
        <w:rPr>
          <w:rStyle w:val="StringTok"/>
        </w:rPr>
        <w:t>'</w:t>
      </w:r>
      <w:r>
        <w:rPr>
          <w:rStyle w:val="NormalTok"/>
        </w:rPr>
        <w:t xml:space="preserve"> </w:t>
      </w:r>
      <w:r>
        <w:br/>
      </w:r>
      <w:r>
        <w:rPr>
          <w:rStyle w:val="NormalTok"/>
        </w:rPr>
        <w:t xml:space="preserve">    stored </w:t>
      </w:r>
      <w:r>
        <w:rPr>
          <w:rStyle w:val="KeywordTok"/>
        </w:rPr>
        <w:t>as</w:t>
      </w:r>
      <w:r>
        <w:rPr>
          <w:rStyle w:val="NormalTok"/>
        </w:rPr>
        <w:t xml:space="preserve"> </w:t>
      </w:r>
      <w:proofErr w:type="spellStart"/>
      <w:r>
        <w:rPr>
          <w:rStyle w:val="NormalTok"/>
        </w:rPr>
        <w:t>textfile</w:t>
      </w:r>
      <w:proofErr w:type="spellEnd"/>
      <w:r>
        <w:rPr>
          <w:rStyle w:val="NormalTok"/>
        </w:rPr>
        <w:t xml:space="preserve"> location </w:t>
      </w:r>
      <w:r>
        <w:rPr>
          <w:rStyle w:val="StringTok"/>
        </w:rPr>
        <w:t>'</w:t>
      </w:r>
      <w:proofErr w:type="spellStart"/>
      <w:r>
        <w:rPr>
          <w:rStyle w:val="StringTok"/>
        </w:rPr>
        <w:t>wasb</w:t>
      </w:r>
      <w:proofErr w:type="spellEnd"/>
      <w:r>
        <w:rPr>
          <w:rStyle w:val="StringTok"/>
        </w:rPr>
        <w:t>://data@&lt;storage account name&gt;.blob.core.windows.net/output/</w:t>
      </w:r>
      <w:proofErr w:type="spellStart"/>
      <w:r>
        <w:rPr>
          <w:rStyle w:val="StringTok"/>
        </w:rPr>
        <w:t>minimumReading</w:t>
      </w:r>
      <w:proofErr w:type="spellEnd"/>
      <w:r>
        <w:rPr>
          <w:rStyle w:val="StringTok"/>
        </w:rPr>
        <w:t>'</w:t>
      </w:r>
      <w:r>
        <w:rPr>
          <w:rStyle w:val="NormalTok"/>
        </w:rPr>
        <w:t>;</w:t>
      </w:r>
      <w:r>
        <w:br/>
      </w:r>
      <w:r>
        <w:br/>
      </w:r>
      <w:r>
        <w:rPr>
          <w:rStyle w:val="KeywordTok"/>
        </w:rPr>
        <w:t>INSERT</w:t>
      </w:r>
      <w:r>
        <w:rPr>
          <w:rStyle w:val="NormalTok"/>
        </w:rPr>
        <w:t xml:space="preserve"> </w:t>
      </w:r>
      <w:r>
        <w:rPr>
          <w:rStyle w:val="KeywordTok"/>
        </w:rPr>
        <w:t>INTO</w:t>
      </w:r>
      <w:r>
        <w:rPr>
          <w:rStyle w:val="NormalTok"/>
        </w:rPr>
        <w:t xml:space="preserve"> </w:t>
      </w:r>
      <w:r>
        <w:rPr>
          <w:rStyle w:val="KeywordTok"/>
        </w:rPr>
        <w:t>TABLE</w:t>
      </w:r>
      <w:r>
        <w:rPr>
          <w:rStyle w:val="NormalTok"/>
        </w:rPr>
        <w:t xml:space="preserve"> </w:t>
      </w:r>
      <w:proofErr w:type="spellStart"/>
      <w:r>
        <w:rPr>
          <w:rStyle w:val="NormalTok"/>
        </w:rPr>
        <w:t>MinimumReading</w:t>
      </w:r>
      <w:proofErr w:type="spellEnd"/>
      <w:r>
        <w:rPr>
          <w:rStyle w:val="NormalTok"/>
        </w:rPr>
        <w:t xml:space="preserve"> </w:t>
      </w:r>
      <w:r>
        <w:br/>
      </w:r>
      <w:r>
        <w:rPr>
          <w:rStyle w:val="KeywordTok"/>
        </w:rPr>
        <w:t>SELECT</w:t>
      </w:r>
      <w:r>
        <w:rPr>
          <w:rStyle w:val="NormalTok"/>
        </w:rPr>
        <w:t xml:space="preserve"> </w:t>
      </w:r>
      <w:proofErr w:type="spellStart"/>
      <w:r>
        <w:rPr>
          <w:rStyle w:val="NormalTok"/>
        </w:rPr>
        <w:t>mr.type</w:t>
      </w:r>
      <w:proofErr w:type="spellEnd"/>
      <w:r>
        <w:rPr>
          <w:rStyle w:val="NormalTok"/>
        </w:rPr>
        <w:t xml:space="preserve">, </w:t>
      </w:r>
      <w:r>
        <w:rPr>
          <w:rStyle w:val="FunctionTok"/>
        </w:rPr>
        <w:t>min</w:t>
      </w:r>
      <w:r>
        <w:rPr>
          <w:rStyle w:val="NormalTok"/>
        </w:rPr>
        <w:t>(</w:t>
      </w:r>
      <w:proofErr w:type="spellStart"/>
      <w:r>
        <w:rPr>
          <w:rStyle w:val="NormalTok"/>
        </w:rPr>
        <w:t>mr.sensorDateTime</w:t>
      </w:r>
      <w:proofErr w:type="spellEnd"/>
      <w:r>
        <w:rPr>
          <w:rStyle w:val="NormalTok"/>
        </w:rPr>
        <w:t xml:space="preserve">), </w:t>
      </w:r>
      <w:r>
        <w:rPr>
          <w:rStyle w:val="FunctionTok"/>
        </w:rPr>
        <w:t>min</w:t>
      </w:r>
      <w:r>
        <w:rPr>
          <w:rStyle w:val="NormalTok"/>
        </w:rPr>
        <w:t>(</w:t>
      </w:r>
      <w:proofErr w:type="spellStart"/>
      <w:r>
        <w:rPr>
          <w:rStyle w:val="NormalTok"/>
        </w:rPr>
        <w:t>mr.roomNumber</w:t>
      </w:r>
      <w:proofErr w:type="spellEnd"/>
      <w:r>
        <w:rPr>
          <w:rStyle w:val="NormalTok"/>
        </w:rPr>
        <w:t xml:space="preserve">), </w:t>
      </w:r>
      <w:proofErr w:type="spellStart"/>
      <w:r>
        <w:rPr>
          <w:rStyle w:val="NormalTok"/>
        </w:rPr>
        <w:t>mr.reading</w:t>
      </w:r>
      <w:proofErr w:type="spellEnd"/>
      <w:r>
        <w:rPr>
          <w:rStyle w:val="NormalTok"/>
        </w:rPr>
        <w:t xml:space="preserve"> </w:t>
      </w:r>
      <w:r>
        <w:rPr>
          <w:rStyle w:val="KeywordTok"/>
        </w:rPr>
        <w:t>FROM</w:t>
      </w:r>
      <w:r>
        <w:rPr>
          <w:rStyle w:val="NormalTok"/>
        </w:rPr>
        <w:t xml:space="preserve"> (</w:t>
      </w:r>
      <w:r>
        <w:br/>
      </w:r>
      <w:r>
        <w:rPr>
          <w:rStyle w:val="NormalTok"/>
        </w:rPr>
        <w:t xml:space="preserve">    </w:t>
      </w:r>
      <w:r>
        <w:rPr>
          <w:rStyle w:val="KeywordTok"/>
        </w:rPr>
        <w:t>SELECT</w:t>
      </w:r>
      <w:r>
        <w:rPr>
          <w:rStyle w:val="NormalTok"/>
        </w:rPr>
        <w:t xml:space="preserve"> </w:t>
      </w:r>
      <w:proofErr w:type="spellStart"/>
      <w:r>
        <w:rPr>
          <w:rStyle w:val="NormalTok"/>
        </w:rPr>
        <w:t>a.type</w:t>
      </w:r>
      <w:proofErr w:type="spellEnd"/>
      <w:r>
        <w:rPr>
          <w:rStyle w:val="NormalTok"/>
        </w:rPr>
        <w:t xml:space="preserve">, </w:t>
      </w:r>
      <w:proofErr w:type="spellStart"/>
      <w:r>
        <w:rPr>
          <w:rStyle w:val="NormalTok"/>
        </w:rPr>
        <w:t>a.sensorDateTime</w:t>
      </w:r>
      <w:proofErr w:type="spellEnd"/>
      <w:r>
        <w:rPr>
          <w:rStyle w:val="NormalTok"/>
        </w:rPr>
        <w:t xml:space="preserve">, </w:t>
      </w:r>
      <w:proofErr w:type="spellStart"/>
      <w:r>
        <w:rPr>
          <w:rStyle w:val="NormalTok"/>
        </w:rPr>
        <w:t>a.roomNumber</w:t>
      </w:r>
      <w:proofErr w:type="spellEnd"/>
      <w:r>
        <w:rPr>
          <w:rStyle w:val="NormalTok"/>
        </w:rPr>
        <w:t xml:space="preserve">, </w:t>
      </w:r>
      <w:proofErr w:type="spellStart"/>
      <w:r>
        <w:rPr>
          <w:rStyle w:val="NormalTok"/>
        </w:rPr>
        <w:t>a.reading</w:t>
      </w:r>
      <w:proofErr w:type="spellEnd"/>
      <w:r>
        <w:rPr>
          <w:rStyle w:val="NormalTok"/>
        </w:rPr>
        <w:t xml:space="preserve"> </w:t>
      </w:r>
      <w:r>
        <w:rPr>
          <w:rStyle w:val="KeywordTok"/>
        </w:rPr>
        <w:t>from</w:t>
      </w:r>
      <w:r>
        <w:rPr>
          <w:rStyle w:val="NormalTok"/>
        </w:rPr>
        <w:t xml:space="preserve"> </w:t>
      </w:r>
      <w:proofErr w:type="spellStart"/>
      <w:r>
        <w:rPr>
          <w:rStyle w:val="NormalTok"/>
        </w:rPr>
        <w:t>DeviceReadings</w:t>
      </w:r>
      <w:proofErr w:type="spellEnd"/>
      <w:r>
        <w:rPr>
          <w:rStyle w:val="NormalTok"/>
        </w:rPr>
        <w:t xml:space="preserve"> a</w:t>
      </w:r>
      <w:r>
        <w:br/>
      </w:r>
      <w:r>
        <w:rPr>
          <w:rStyle w:val="NormalTok"/>
        </w:rPr>
        <w:t xml:space="preserve">    </w:t>
      </w:r>
      <w:r>
        <w:rPr>
          <w:rStyle w:val="KeywordTok"/>
        </w:rPr>
        <w:t>JOIN</w:t>
      </w:r>
      <w:r>
        <w:rPr>
          <w:rStyle w:val="NormalTok"/>
        </w:rPr>
        <w:t xml:space="preserve"> (</w:t>
      </w:r>
      <w:r>
        <w:rPr>
          <w:rStyle w:val="KeywordTok"/>
        </w:rPr>
        <w:t>SELECT</w:t>
      </w:r>
      <w:r>
        <w:rPr>
          <w:rStyle w:val="NormalTok"/>
        </w:rPr>
        <w:t xml:space="preserve"> </w:t>
      </w:r>
      <w:r>
        <w:rPr>
          <w:rStyle w:val="KeywordTok"/>
        </w:rPr>
        <w:t>type</w:t>
      </w:r>
      <w:r>
        <w:rPr>
          <w:rStyle w:val="NormalTok"/>
        </w:rPr>
        <w:t xml:space="preserve">, </w:t>
      </w:r>
      <w:r>
        <w:rPr>
          <w:rStyle w:val="FunctionTok"/>
        </w:rPr>
        <w:t>min</w:t>
      </w:r>
      <w:r>
        <w:rPr>
          <w:rStyle w:val="NormalTok"/>
        </w:rPr>
        <w:t xml:space="preserve">(reading) reading </w:t>
      </w:r>
      <w:r>
        <w:rPr>
          <w:rStyle w:val="KeywordTok"/>
        </w:rPr>
        <w:t>FROM</w:t>
      </w:r>
      <w:r>
        <w:rPr>
          <w:rStyle w:val="NormalTok"/>
        </w:rPr>
        <w:t xml:space="preserve"> </w:t>
      </w:r>
      <w:proofErr w:type="spellStart"/>
      <w:r>
        <w:rPr>
          <w:rStyle w:val="NormalTok"/>
        </w:rPr>
        <w:t>DeviceReadings</w:t>
      </w:r>
      <w:proofErr w:type="spellEnd"/>
      <w:r>
        <w:rPr>
          <w:rStyle w:val="NormalTok"/>
        </w:rPr>
        <w:t xml:space="preserve"> </w:t>
      </w:r>
      <w:r>
        <w:rPr>
          <w:rStyle w:val="KeywordTok"/>
        </w:rPr>
        <w:t>GROUP</w:t>
      </w:r>
      <w:r>
        <w:rPr>
          <w:rStyle w:val="NormalTok"/>
        </w:rPr>
        <w:t xml:space="preserve"> </w:t>
      </w:r>
      <w:r>
        <w:rPr>
          <w:rStyle w:val="KeywordTok"/>
        </w:rPr>
        <w:t>BY</w:t>
      </w:r>
      <w:r>
        <w:rPr>
          <w:rStyle w:val="NormalTok"/>
        </w:rPr>
        <w:t xml:space="preserve"> </w:t>
      </w:r>
      <w:r>
        <w:rPr>
          <w:rStyle w:val="KeywordTok"/>
        </w:rPr>
        <w:t>type</w:t>
      </w:r>
      <w:r>
        <w:rPr>
          <w:rStyle w:val="NormalTok"/>
        </w:rPr>
        <w:t xml:space="preserve"> ) b</w:t>
      </w:r>
      <w:r>
        <w:br/>
      </w:r>
      <w:r>
        <w:rPr>
          <w:rStyle w:val="NormalTok"/>
        </w:rPr>
        <w:t xml:space="preserve">    </w:t>
      </w:r>
      <w:r>
        <w:rPr>
          <w:rStyle w:val="KeywordTok"/>
        </w:rPr>
        <w:t>ON</w:t>
      </w:r>
      <w:r>
        <w:rPr>
          <w:rStyle w:val="NormalTok"/>
        </w:rPr>
        <w:t xml:space="preserve"> (</w:t>
      </w:r>
      <w:proofErr w:type="spellStart"/>
      <w:r>
        <w:rPr>
          <w:rStyle w:val="NormalTok"/>
        </w:rPr>
        <w:t>a.type</w:t>
      </w:r>
      <w:proofErr w:type="spellEnd"/>
      <w:r>
        <w:rPr>
          <w:rStyle w:val="NormalTok"/>
        </w:rPr>
        <w:t xml:space="preserve"> = </w:t>
      </w:r>
      <w:proofErr w:type="spellStart"/>
      <w:r>
        <w:rPr>
          <w:rStyle w:val="NormalTok"/>
        </w:rPr>
        <w:t>b.type</w:t>
      </w:r>
      <w:proofErr w:type="spellEnd"/>
      <w:r>
        <w:rPr>
          <w:rStyle w:val="NormalTok"/>
        </w:rPr>
        <w:t xml:space="preserve"> </w:t>
      </w:r>
      <w:r>
        <w:rPr>
          <w:rStyle w:val="KeywordTok"/>
        </w:rPr>
        <w:t>and</w:t>
      </w:r>
      <w:r>
        <w:rPr>
          <w:rStyle w:val="NormalTok"/>
        </w:rPr>
        <w:t xml:space="preserve"> </w:t>
      </w:r>
      <w:proofErr w:type="spellStart"/>
      <w:r>
        <w:rPr>
          <w:rStyle w:val="NormalTok"/>
        </w:rPr>
        <w:t>a.reading</w:t>
      </w:r>
      <w:proofErr w:type="spellEnd"/>
      <w:r>
        <w:rPr>
          <w:rStyle w:val="NormalTok"/>
        </w:rPr>
        <w:t xml:space="preserve"> = </w:t>
      </w:r>
      <w:proofErr w:type="spellStart"/>
      <w:r>
        <w:rPr>
          <w:rStyle w:val="NormalTok"/>
        </w:rPr>
        <w:t>b.reading</w:t>
      </w:r>
      <w:proofErr w:type="spellEnd"/>
      <w:r>
        <w:rPr>
          <w:rStyle w:val="NormalTok"/>
        </w:rPr>
        <w:t xml:space="preserve">) </w:t>
      </w:r>
      <w:r>
        <w:br/>
      </w:r>
      <w:r>
        <w:rPr>
          <w:rStyle w:val="NormalTok"/>
        </w:rPr>
        <w:t xml:space="preserve">) </w:t>
      </w:r>
      <w:proofErr w:type="spellStart"/>
      <w:r>
        <w:rPr>
          <w:rStyle w:val="NormalTok"/>
        </w:rPr>
        <w:t>mr</w:t>
      </w:r>
      <w:proofErr w:type="spellEnd"/>
      <w:r>
        <w:rPr>
          <w:rStyle w:val="NormalTok"/>
        </w:rPr>
        <w:t xml:space="preserve"> </w:t>
      </w:r>
      <w:r>
        <w:br/>
      </w:r>
      <w:r>
        <w:rPr>
          <w:rStyle w:val="KeywordTok"/>
        </w:rPr>
        <w:t>GROUP</w:t>
      </w:r>
      <w:r>
        <w:rPr>
          <w:rStyle w:val="NormalTok"/>
        </w:rPr>
        <w:t xml:space="preserve"> </w:t>
      </w:r>
      <w:r>
        <w:rPr>
          <w:rStyle w:val="KeywordTok"/>
        </w:rPr>
        <w:t>BY</w:t>
      </w:r>
      <w:r>
        <w:rPr>
          <w:rStyle w:val="NormalTok"/>
        </w:rPr>
        <w:t xml:space="preserve"> </w:t>
      </w:r>
      <w:proofErr w:type="spellStart"/>
      <w:r>
        <w:rPr>
          <w:rStyle w:val="NormalTok"/>
        </w:rPr>
        <w:t>mr.type</w:t>
      </w:r>
      <w:proofErr w:type="spellEnd"/>
      <w:r>
        <w:rPr>
          <w:rStyle w:val="NormalTok"/>
        </w:rPr>
        <w:t xml:space="preserve">,  </w:t>
      </w:r>
      <w:proofErr w:type="spellStart"/>
      <w:r>
        <w:rPr>
          <w:rStyle w:val="NormalTok"/>
        </w:rPr>
        <w:t>mr.reading</w:t>
      </w:r>
      <w:proofErr w:type="spellEnd"/>
      <w:r>
        <w:rPr>
          <w:rStyle w:val="NormalTok"/>
        </w:rPr>
        <w:t>;</w:t>
      </w:r>
    </w:p>
    <w:p w14:paraId="6BD11DFB" w14:textId="73950267" w:rsidR="005D7411" w:rsidDel="001C4F76" w:rsidRDefault="00571C80">
      <w:pPr>
        <w:numPr>
          <w:ilvl w:val="0"/>
          <w:numId w:val="1"/>
        </w:numPr>
        <w:rPr>
          <w:del w:id="49" w:author="Cindy Gross" w:date="2015-04-27T14:03:00Z"/>
        </w:rPr>
      </w:pPr>
      <w:del w:id="50" w:author="Cindy Gross" w:date="2015-04-27T14:03:00Z">
        <w:r w:rsidDel="001C4F76">
          <w:delText>n.b. Update the last line in the CREATE TABLE query and replace  with the storage account you created in Hands on Lab 1.</w:delText>
        </w:r>
      </w:del>
    </w:p>
    <w:p w14:paraId="50781C45" w14:textId="77777777" w:rsidR="005D7411" w:rsidRDefault="00571C80">
      <w:pPr>
        <w:numPr>
          <w:ilvl w:val="0"/>
          <w:numId w:val="8"/>
        </w:numPr>
      </w:pPr>
      <w:r>
        <w:t>Click the Submit button to execute the query and wait for the job to complete.</w:t>
      </w:r>
    </w:p>
    <w:p w14:paraId="2AE16719" w14:textId="77777777" w:rsidR="005D7411" w:rsidRDefault="00571C80">
      <w:pPr>
        <w:numPr>
          <w:ilvl w:val="0"/>
          <w:numId w:val="8"/>
        </w:numPr>
      </w:pPr>
      <w:r>
        <w:t>Close the Hive Editor.</w:t>
      </w:r>
    </w:p>
    <w:p w14:paraId="243CF05E" w14:textId="77777777" w:rsidR="005D7411" w:rsidRDefault="00571C80">
      <w:pPr>
        <w:pStyle w:val="Heading1"/>
      </w:pPr>
      <w:bookmarkStart w:id="51" w:name="drop-the-cluster"/>
      <w:r>
        <w:t>5. Drop the Cluster</w:t>
      </w:r>
    </w:p>
    <w:bookmarkEnd w:id="51"/>
    <w:p w14:paraId="50DE0829" w14:textId="77777777" w:rsidR="005D7411" w:rsidRDefault="00571C80">
      <w:r>
        <w:t>The nature of HDInsight allows you to create clusters on demand, and only pay for the time needed to process data. Once we completed the above steps, the HDInsight cluster may be dropped. Data in the storage accounts will still be available for analysis, as demonstrated later in the lab.</w:t>
      </w:r>
    </w:p>
    <w:p w14:paraId="70EBE7B4" w14:textId="77777777" w:rsidR="005D7411" w:rsidRDefault="00571C80">
      <w:pPr>
        <w:numPr>
          <w:ilvl w:val="0"/>
          <w:numId w:val="9"/>
        </w:numPr>
      </w:pPr>
      <w:r>
        <w:t>Return to the HDInsight cluster in the Azure Management Portal.</w:t>
      </w:r>
    </w:p>
    <w:p w14:paraId="2524EA4A" w14:textId="77777777" w:rsidR="005D7411" w:rsidRDefault="00571C80">
      <w:pPr>
        <w:numPr>
          <w:ilvl w:val="0"/>
          <w:numId w:val="9"/>
        </w:numPr>
      </w:pPr>
      <w:r>
        <w:t xml:space="preserve">Click </w:t>
      </w:r>
      <w:r>
        <w:rPr>
          <w:b/>
        </w:rPr>
        <w:t>Delete</w:t>
      </w:r>
      <w:r>
        <w:t xml:space="preserve"> at the bottom of the console. Click </w:t>
      </w:r>
      <w:proofErr w:type="gramStart"/>
      <w:r>
        <w:rPr>
          <w:b/>
        </w:rPr>
        <w:t>Yes</w:t>
      </w:r>
      <w:proofErr w:type="gramEnd"/>
      <w:r>
        <w:t xml:space="preserve"> when prompted to verify the delete action.</w:t>
      </w:r>
    </w:p>
    <w:p w14:paraId="143CE324" w14:textId="77777777" w:rsidR="005D7411" w:rsidRDefault="00571C80">
      <w:r>
        <w:t>At the end of this section you will have created five new Hive tables, and output data to the storage account. The next sections will demonstrate using Microsoft Power BI to connect to the data, shape the data, and create visualizations.</w:t>
      </w:r>
    </w:p>
    <w:p w14:paraId="7EE28FC6" w14:textId="77777777" w:rsidR="005D7411" w:rsidRDefault="00571C80">
      <w:pPr>
        <w:pStyle w:val="Heading1"/>
      </w:pPr>
      <w:bookmarkStart w:id="52" w:name="hdinsight-integration-with-microsoft-pow"/>
      <w:r>
        <w:lastRenderedPageBreak/>
        <w:t xml:space="preserve">6. HDInsight Integration with Microsoft Power BI through </w:t>
      </w:r>
      <w:proofErr w:type="spellStart"/>
      <w:r>
        <w:t>PowerQuery</w:t>
      </w:r>
      <w:proofErr w:type="spellEnd"/>
    </w:p>
    <w:bookmarkEnd w:id="52"/>
    <w:p w14:paraId="54B2ABDE" w14:textId="77777777" w:rsidR="005D7411" w:rsidRDefault="00571C80">
      <w:r>
        <w:t>Those who depend on data often use Excel to shape, filter and organize data. Power Query is now available as an add-in with Excel to provide a visual environment to build repeatable data shaping processes. In many ways, this can be considered "Self-Service ETL" with a strength in shaping data through a familiar Excel interface.</w:t>
      </w:r>
    </w:p>
    <w:p w14:paraId="6578571C" w14:textId="77777777" w:rsidR="005D7411" w:rsidRDefault="00571C80">
      <w:r>
        <w:t>With Power Query you can: - Identify and shape the data you care about from the sources you work with (e.g. relational databases, Excel, text and XML files, OData feeds, web pages, Hadoop HDFS, etc.). - Discover relevant data using the search capabilities within Excel. - Combine data from multiple, disparate data sources and shape it in order to prepare the data for further analysis in tools like Excel and PowerPivot.</w:t>
      </w:r>
    </w:p>
    <w:p w14:paraId="54B2C9DA" w14:textId="77777777" w:rsidR="005D7411" w:rsidRDefault="00571C80">
      <w:r>
        <w:t>The following section will introduce a simple scenario of connecting to a Hadoop data source in HDInsight. This section will require the name of your blob storage account and the key associated with the account.</w:t>
      </w:r>
    </w:p>
    <w:p w14:paraId="69F6939F" w14:textId="77777777" w:rsidR="005D7411" w:rsidRDefault="00571C80">
      <w:pPr>
        <w:numPr>
          <w:ilvl w:val="0"/>
          <w:numId w:val="10"/>
        </w:numPr>
      </w:pPr>
      <w:r>
        <w:t>Open Excel from the desktop taskbar. Create a new blank workbook.</w:t>
      </w:r>
    </w:p>
    <w:p w14:paraId="338A3C64" w14:textId="77777777" w:rsidR="005D7411" w:rsidRDefault="00571C80">
      <w:pPr>
        <w:numPr>
          <w:ilvl w:val="0"/>
          <w:numId w:val="10"/>
        </w:numPr>
      </w:pPr>
      <w:r>
        <w:t xml:space="preserve">Select the </w:t>
      </w:r>
      <w:r>
        <w:rPr>
          <w:b/>
        </w:rPr>
        <w:t>Power Query</w:t>
      </w:r>
      <w:r>
        <w:t xml:space="preserve"> tab located at the top of the Excel workbook.</w:t>
      </w:r>
    </w:p>
    <w:p w14:paraId="593B84F2" w14:textId="77777777" w:rsidR="005D7411" w:rsidRDefault="00571C80">
      <w:pPr>
        <w:numPr>
          <w:ilvl w:val="0"/>
          <w:numId w:val="10"/>
        </w:numPr>
      </w:pPr>
      <w:r>
        <w:t xml:space="preserve">Note the various options in the ribbon. Select the </w:t>
      </w:r>
      <w:r>
        <w:rPr>
          <w:b/>
        </w:rPr>
        <w:t>"From Azure"</w:t>
      </w:r>
      <w:r>
        <w:t xml:space="preserve"> dropdown select </w:t>
      </w:r>
      <w:r>
        <w:rPr>
          <w:b/>
        </w:rPr>
        <w:t>"From Microsoft Azure HDInsight"</w:t>
      </w:r>
      <w:r>
        <w:t xml:space="preserve"> option.</w:t>
      </w:r>
    </w:p>
    <w:p w14:paraId="5B680FBB" w14:textId="77777777" w:rsidR="005D7411" w:rsidRDefault="00571C80">
      <w:pPr>
        <w:numPr>
          <w:ilvl w:val="0"/>
          <w:numId w:val="10"/>
        </w:numPr>
      </w:pPr>
      <w:r>
        <w:t xml:space="preserve">Enter the name of your </w:t>
      </w:r>
      <w:r>
        <w:rPr>
          <w:b/>
        </w:rPr>
        <w:t>blob storage account</w:t>
      </w:r>
      <w:r>
        <w:t xml:space="preserve"> associated with the HDInsight cluster.</w:t>
      </w:r>
    </w:p>
    <w:p w14:paraId="42304E47" w14:textId="77777777" w:rsidR="005D7411" w:rsidRDefault="00571C80">
      <w:pPr>
        <w:numPr>
          <w:ilvl w:val="0"/>
          <w:numId w:val="1"/>
        </w:numPr>
      </w:pPr>
      <w:r>
        <w:rPr>
          <w:noProof/>
        </w:rPr>
        <w:drawing>
          <wp:inline distT="0" distB="0" distL="0" distR="0" wp14:anchorId="021DCC45" wp14:editId="4C3214A2">
            <wp:extent cx="5925820" cy="2120900"/>
            <wp:effectExtent l="0" t="0" r="0" b="0"/>
            <wp:docPr id="8" name="Picture" descr="batchAnalysisImg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8.png"/>
                    <pic:cNvPicPr>
                      <a:picLocks noChangeAspect="1" noChangeArrowheads="1"/>
                    </pic:cNvPicPr>
                  </pic:nvPicPr>
                  <pic:blipFill>
                    <a:blip r:embed="rId14"/>
                    <a:stretch>
                      <a:fillRect/>
                    </a:stretch>
                  </pic:blipFill>
                  <pic:spPr bwMode="auto">
                    <a:xfrm>
                      <a:off x="0" y="0"/>
                      <a:ext cx="5925820" cy="2120900"/>
                    </a:xfrm>
                    <a:prstGeom prst="rect">
                      <a:avLst/>
                    </a:prstGeom>
                    <a:noFill/>
                    <a:ln w="9525">
                      <a:noFill/>
                      <a:headEnd/>
                      <a:tailEnd/>
                    </a:ln>
                  </pic:spPr>
                </pic:pic>
              </a:graphicData>
            </a:graphic>
          </wp:inline>
        </w:drawing>
      </w:r>
    </w:p>
    <w:p w14:paraId="5237CF5C" w14:textId="77777777" w:rsidR="005D7411" w:rsidRDefault="005D7411">
      <w:pPr>
        <w:pStyle w:val="ImageCaption"/>
        <w:numPr>
          <w:ilvl w:val="0"/>
          <w:numId w:val="1"/>
        </w:numPr>
      </w:pPr>
    </w:p>
    <w:p w14:paraId="421AE6E5" w14:textId="77777777" w:rsidR="005D7411" w:rsidRDefault="00571C80">
      <w:pPr>
        <w:numPr>
          <w:ilvl w:val="0"/>
          <w:numId w:val="10"/>
        </w:numPr>
      </w:pPr>
      <w:r>
        <w:t xml:space="preserve">Enter your storage account key which should be saved to the desktop via notepad (from Hands on Lab 1) and click </w:t>
      </w:r>
      <w:r>
        <w:rPr>
          <w:b/>
        </w:rPr>
        <w:t>Save</w:t>
      </w:r>
      <w:r>
        <w:t>.</w:t>
      </w:r>
    </w:p>
    <w:p w14:paraId="1D18BD4E" w14:textId="77777777" w:rsidR="005D7411" w:rsidRDefault="00571C80">
      <w:pPr>
        <w:numPr>
          <w:ilvl w:val="0"/>
          <w:numId w:val="1"/>
        </w:numPr>
      </w:pPr>
      <w:r>
        <w:rPr>
          <w:noProof/>
        </w:rPr>
        <w:lastRenderedPageBreak/>
        <w:drawing>
          <wp:inline distT="0" distB="0" distL="0" distR="0" wp14:anchorId="384E7314" wp14:editId="34A1AA25">
            <wp:extent cx="5797550" cy="2692400"/>
            <wp:effectExtent l="0" t="0" r="0" b="0"/>
            <wp:docPr id="9" name="Picture" descr="batchAnalysisImg9.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9.png"/>
                    <pic:cNvPicPr>
                      <a:picLocks noChangeAspect="1" noChangeArrowheads="1"/>
                    </pic:cNvPicPr>
                  </pic:nvPicPr>
                  <pic:blipFill>
                    <a:blip r:embed="rId15"/>
                    <a:stretch>
                      <a:fillRect/>
                    </a:stretch>
                  </pic:blipFill>
                  <pic:spPr bwMode="auto">
                    <a:xfrm>
                      <a:off x="0" y="0"/>
                      <a:ext cx="5797550" cy="2692400"/>
                    </a:xfrm>
                    <a:prstGeom prst="rect">
                      <a:avLst/>
                    </a:prstGeom>
                    <a:noFill/>
                    <a:ln w="9525">
                      <a:noFill/>
                      <a:headEnd/>
                      <a:tailEnd/>
                    </a:ln>
                  </pic:spPr>
                </pic:pic>
              </a:graphicData>
            </a:graphic>
          </wp:inline>
        </w:drawing>
      </w:r>
    </w:p>
    <w:p w14:paraId="59231235" w14:textId="77777777" w:rsidR="005D7411" w:rsidRDefault="005D7411">
      <w:pPr>
        <w:pStyle w:val="ImageCaption"/>
        <w:numPr>
          <w:ilvl w:val="0"/>
          <w:numId w:val="1"/>
        </w:numPr>
      </w:pPr>
    </w:p>
    <w:p w14:paraId="317E4FED" w14:textId="77777777" w:rsidR="005D7411" w:rsidRDefault="00571C80">
      <w:pPr>
        <w:numPr>
          <w:ilvl w:val="0"/>
          <w:numId w:val="10"/>
        </w:numPr>
      </w:pPr>
      <w:r>
        <w:t xml:space="preserve">The Navigator pane is displayed to the right of the workbook. Double click the </w:t>
      </w:r>
      <w:r>
        <w:rPr>
          <w:b/>
        </w:rPr>
        <w:t>data</w:t>
      </w:r>
      <w:r>
        <w:t xml:space="preserve"> container name.</w:t>
      </w:r>
    </w:p>
    <w:p w14:paraId="55CCF450" w14:textId="77777777" w:rsidR="005D7411" w:rsidRDefault="00571C80">
      <w:pPr>
        <w:numPr>
          <w:ilvl w:val="0"/>
          <w:numId w:val="1"/>
        </w:numPr>
      </w:pPr>
      <w:r>
        <w:rPr>
          <w:noProof/>
        </w:rPr>
        <w:lastRenderedPageBreak/>
        <w:drawing>
          <wp:inline distT="0" distB="0" distL="0" distR="0" wp14:anchorId="39092C27" wp14:editId="2FEF9E6C">
            <wp:extent cx="2794000" cy="4775200"/>
            <wp:effectExtent l="0" t="0" r="0" b="0"/>
            <wp:docPr id="10" name="Picture" descr="batchAnalysisImg1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0.png"/>
                    <pic:cNvPicPr>
                      <a:picLocks noChangeAspect="1" noChangeArrowheads="1"/>
                    </pic:cNvPicPr>
                  </pic:nvPicPr>
                  <pic:blipFill>
                    <a:blip r:embed="rId16"/>
                    <a:stretch>
                      <a:fillRect/>
                    </a:stretch>
                  </pic:blipFill>
                  <pic:spPr bwMode="auto">
                    <a:xfrm>
                      <a:off x="0" y="0"/>
                      <a:ext cx="2794000" cy="4775200"/>
                    </a:xfrm>
                    <a:prstGeom prst="rect">
                      <a:avLst/>
                    </a:prstGeom>
                    <a:noFill/>
                    <a:ln w="9525">
                      <a:noFill/>
                      <a:headEnd/>
                      <a:tailEnd/>
                    </a:ln>
                  </pic:spPr>
                </pic:pic>
              </a:graphicData>
            </a:graphic>
          </wp:inline>
        </w:drawing>
      </w:r>
    </w:p>
    <w:p w14:paraId="32C58A43" w14:textId="77777777" w:rsidR="005D7411" w:rsidRDefault="005D7411">
      <w:pPr>
        <w:pStyle w:val="ImageCaption"/>
        <w:numPr>
          <w:ilvl w:val="0"/>
          <w:numId w:val="1"/>
        </w:numPr>
      </w:pPr>
    </w:p>
    <w:p w14:paraId="5F560714" w14:textId="77777777" w:rsidR="005D7411" w:rsidRDefault="00571C80">
      <w:pPr>
        <w:numPr>
          <w:ilvl w:val="0"/>
          <w:numId w:val="10"/>
        </w:numPr>
      </w:pPr>
      <w:r>
        <w:t xml:space="preserve">The Query Editor window will </w:t>
      </w:r>
      <w:del w:id="53" w:author="Cindy Gross" w:date="2015-04-27T15:29:00Z">
        <w:r w:rsidDel="001C24C9">
          <w:delText xml:space="preserve">be </w:delText>
        </w:r>
      </w:del>
      <w:r>
        <w:t>load. The blob files in the storage container are displayed.</w:t>
      </w:r>
    </w:p>
    <w:p w14:paraId="025A62D6" w14:textId="77777777" w:rsidR="005D7411" w:rsidRDefault="00571C80">
      <w:pPr>
        <w:numPr>
          <w:ilvl w:val="0"/>
          <w:numId w:val="1"/>
        </w:numPr>
      </w:pPr>
      <w:r>
        <w:rPr>
          <w:noProof/>
        </w:rPr>
        <w:lastRenderedPageBreak/>
        <w:drawing>
          <wp:inline distT="0" distB="0" distL="0" distR="0" wp14:anchorId="169D6F4D" wp14:editId="30C39D30">
            <wp:extent cx="5952490" cy="4518660"/>
            <wp:effectExtent l="0" t="0" r="0" b="0"/>
            <wp:docPr id="11" name="Picture" descr="batchAnalysisImg1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1.png"/>
                    <pic:cNvPicPr>
                      <a:picLocks noChangeAspect="1" noChangeArrowheads="1"/>
                    </pic:cNvPicPr>
                  </pic:nvPicPr>
                  <pic:blipFill>
                    <a:blip r:embed="rId17"/>
                    <a:stretch>
                      <a:fillRect/>
                    </a:stretch>
                  </pic:blipFill>
                  <pic:spPr bwMode="auto">
                    <a:xfrm>
                      <a:off x="0" y="0"/>
                      <a:ext cx="5952490" cy="4518660"/>
                    </a:xfrm>
                    <a:prstGeom prst="rect">
                      <a:avLst/>
                    </a:prstGeom>
                    <a:noFill/>
                    <a:ln w="9525">
                      <a:noFill/>
                      <a:headEnd/>
                      <a:tailEnd/>
                    </a:ln>
                  </pic:spPr>
                </pic:pic>
              </a:graphicData>
            </a:graphic>
          </wp:inline>
        </w:drawing>
      </w:r>
    </w:p>
    <w:p w14:paraId="608E53AD" w14:textId="77777777" w:rsidR="005D7411" w:rsidRDefault="005D7411">
      <w:pPr>
        <w:pStyle w:val="ImageCaption"/>
        <w:numPr>
          <w:ilvl w:val="0"/>
          <w:numId w:val="1"/>
        </w:numPr>
      </w:pPr>
    </w:p>
    <w:p w14:paraId="4F2D0CEF" w14:textId="77777777" w:rsidR="005D7411" w:rsidRDefault="00571C80">
      <w:pPr>
        <w:numPr>
          <w:ilvl w:val="0"/>
          <w:numId w:val="10"/>
        </w:numPr>
      </w:pPr>
      <w:r>
        <w:t xml:space="preserve">To extract the data from the HDInsight job we need to find the reference the output from our HIVE jobs. Click on the </w:t>
      </w:r>
      <w:r>
        <w:rPr>
          <w:noProof/>
        </w:rPr>
        <w:drawing>
          <wp:inline distT="0" distB="0" distL="0" distR="0" wp14:anchorId="5B720776" wp14:editId="40952F94">
            <wp:extent cx="152400" cy="152400"/>
            <wp:effectExtent l="0" t="0" r="0" b="0"/>
            <wp:docPr id="12" name="Picture" descr="batchAnalysisImg1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2.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t xml:space="preserve"> on the "Folder Path" column at the far right of the Query Editor window. Enter </w:t>
      </w:r>
      <w:proofErr w:type="spellStart"/>
      <w:r>
        <w:t>averageReadingByMinute</w:t>
      </w:r>
      <w:proofErr w:type="spellEnd"/>
      <w:r>
        <w:t xml:space="preserve"> in the text filter box.</w:t>
      </w:r>
    </w:p>
    <w:p w14:paraId="0E560BB0" w14:textId="77777777" w:rsidR="005D7411" w:rsidRDefault="00571C80">
      <w:pPr>
        <w:numPr>
          <w:ilvl w:val="0"/>
          <w:numId w:val="1"/>
        </w:numPr>
      </w:pPr>
      <w:r>
        <w:rPr>
          <w:noProof/>
        </w:rPr>
        <w:lastRenderedPageBreak/>
        <w:drawing>
          <wp:inline distT="0" distB="0" distL="0" distR="0" wp14:anchorId="364F2851" wp14:editId="15CA8651">
            <wp:extent cx="3098800" cy="3683000"/>
            <wp:effectExtent l="0" t="0" r="0" b="0"/>
            <wp:docPr id="13" name="Picture" descr="batchAnalysisImg1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3.png"/>
                    <pic:cNvPicPr>
                      <a:picLocks noChangeAspect="1" noChangeArrowheads="1"/>
                    </pic:cNvPicPr>
                  </pic:nvPicPr>
                  <pic:blipFill>
                    <a:blip r:embed="rId19"/>
                    <a:stretch>
                      <a:fillRect/>
                    </a:stretch>
                  </pic:blipFill>
                  <pic:spPr bwMode="auto">
                    <a:xfrm>
                      <a:off x="0" y="0"/>
                      <a:ext cx="3098800" cy="3683000"/>
                    </a:xfrm>
                    <a:prstGeom prst="rect">
                      <a:avLst/>
                    </a:prstGeom>
                    <a:noFill/>
                    <a:ln w="9525">
                      <a:noFill/>
                      <a:headEnd/>
                      <a:tailEnd/>
                    </a:ln>
                  </pic:spPr>
                </pic:pic>
              </a:graphicData>
            </a:graphic>
          </wp:inline>
        </w:drawing>
      </w:r>
    </w:p>
    <w:p w14:paraId="160B10C5" w14:textId="77777777" w:rsidR="005D7411" w:rsidRDefault="005D7411">
      <w:pPr>
        <w:pStyle w:val="ImageCaption"/>
        <w:numPr>
          <w:ilvl w:val="0"/>
          <w:numId w:val="1"/>
        </w:numPr>
      </w:pPr>
    </w:p>
    <w:p w14:paraId="418F0106" w14:textId="77777777" w:rsidR="005D7411" w:rsidRDefault="00571C80">
      <w:pPr>
        <w:numPr>
          <w:ilvl w:val="0"/>
          <w:numId w:val="10"/>
        </w:numPr>
      </w:pPr>
      <w:r>
        <w:t>The content of the previous window will be updated.</w:t>
      </w:r>
    </w:p>
    <w:p w14:paraId="26272A82" w14:textId="77777777" w:rsidR="005D7411" w:rsidRDefault="00571C80">
      <w:pPr>
        <w:numPr>
          <w:ilvl w:val="0"/>
          <w:numId w:val="1"/>
        </w:numPr>
      </w:pPr>
      <w:r>
        <w:rPr>
          <w:noProof/>
        </w:rPr>
        <w:drawing>
          <wp:inline distT="0" distB="0" distL="0" distR="0" wp14:anchorId="158F9191" wp14:editId="3FD02DBC">
            <wp:extent cx="5678170" cy="3205480"/>
            <wp:effectExtent l="0" t="0" r="0" b="0"/>
            <wp:docPr id="14" name="Picture" descr="batchAnalysisImg1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4.png"/>
                    <pic:cNvPicPr>
                      <a:picLocks noChangeAspect="1" noChangeArrowheads="1"/>
                    </pic:cNvPicPr>
                  </pic:nvPicPr>
                  <pic:blipFill>
                    <a:blip r:embed="rId20"/>
                    <a:stretch>
                      <a:fillRect/>
                    </a:stretch>
                  </pic:blipFill>
                  <pic:spPr bwMode="auto">
                    <a:xfrm>
                      <a:off x="0" y="0"/>
                      <a:ext cx="5678170" cy="3205480"/>
                    </a:xfrm>
                    <a:prstGeom prst="rect">
                      <a:avLst/>
                    </a:prstGeom>
                    <a:noFill/>
                    <a:ln w="9525">
                      <a:noFill/>
                      <a:headEnd/>
                      <a:tailEnd/>
                    </a:ln>
                  </pic:spPr>
                </pic:pic>
              </a:graphicData>
            </a:graphic>
          </wp:inline>
        </w:drawing>
      </w:r>
    </w:p>
    <w:p w14:paraId="47968336" w14:textId="77777777" w:rsidR="005D7411" w:rsidRDefault="005D7411">
      <w:pPr>
        <w:pStyle w:val="ImageCaption"/>
        <w:numPr>
          <w:ilvl w:val="0"/>
          <w:numId w:val="1"/>
        </w:numPr>
      </w:pPr>
    </w:p>
    <w:p w14:paraId="74347B1E" w14:textId="77777777" w:rsidR="005D7411" w:rsidRDefault="00571C80">
      <w:pPr>
        <w:numPr>
          <w:ilvl w:val="0"/>
          <w:numId w:val="10"/>
        </w:numPr>
      </w:pPr>
      <w:r>
        <w:t xml:space="preserve">Select the </w:t>
      </w:r>
      <w:r>
        <w:rPr>
          <w:noProof/>
        </w:rPr>
        <w:drawing>
          <wp:inline distT="0" distB="0" distL="0" distR="0" wp14:anchorId="307758C5" wp14:editId="6D953E60">
            <wp:extent cx="342900" cy="190500"/>
            <wp:effectExtent l="0" t="0" r="0" b="0"/>
            <wp:docPr id="15" name="Picture" descr="batchAnalysisImg1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5.png"/>
                    <pic:cNvPicPr>
                      <a:picLocks noChangeAspect="1" noChangeArrowheads="1"/>
                    </pic:cNvPicPr>
                  </pic:nvPicPr>
                  <pic:blipFill>
                    <a:blip r:embed="rId21"/>
                    <a:stretch>
                      <a:fillRect/>
                    </a:stretch>
                  </pic:blipFill>
                  <pic:spPr bwMode="auto">
                    <a:xfrm>
                      <a:off x="0" y="0"/>
                      <a:ext cx="342900" cy="190500"/>
                    </a:xfrm>
                    <a:prstGeom prst="rect">
                      <a:avLst/>
                    </a:prstGeom>
                    <a:noFill/>
                    <a:ln w="9525">
                      <a:noFill/>
                      <a:headEnd/>
                      <a:tailEnd/>
                    </a:ln>
                  </pic:spPr>
                </pic:pic>
              </a:graphicData>
            </a:graphic>
          </wp:inline>
        </w:drawing>
      </w:r>
      <w:r>
        <w:t xml:space="preserve"> link in the first column to import the csv.</w:t>
      </w:r>
    </w:p>
    <w:p w14:paraId="1C641933" w14:textId="77777777" w:rsidR="005D7411" w:rsidRDefault="00571C80">
      <w:pPr>
        <w:numPr>
          <w:ilvl w:val="0"/>
          <w:numId w:val="1"/>
        </w:numPr>
      </w:pPr>
      <w:r>
        <w:rPr>
          <w:noProof/>
        </w:rPr>
        <w:lastRenderedPageBreak/>
        <w:drawing>
          <wp:inline distT="0" distB="0" distL="0" distR="0" wp14:anchorId="1186EDA7" wp14:editId="0057CE0E">
            <wp:extent cx="5900420" cy="2973070"/>
            <wp:effectExtent l="0" t="0" r="0" b="0"/>
            <wp:docPr id="16" name="Picture" descr="batchAnalysisImg1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6.png"/>
                    <pic:cNvPicPr>
                      <a:picLocks noChangeAspect="1" noChangeArrowheads="1"/>
                    </pic:cNvPicPr>
                  </pic:nvPicPr>
                  <pic:blipFill>
                    <a:blip r:embed="rId22"/>
                    <a:stretch>
                      <a:fillRect/>
                    </a:stretch>
                  </pic:blipFill>
                  <pic:spPr bwMode="auto">
                    <a:xfrm>
                      <a:off x="0" y="0"/>
                      <a:ext cx="5900420" cy="2973070"/>
                    </a:xfrm>
                    <a:prstGeom prst="rect">
                      <a:avLst/>
                    </a:prstGeom>
                    <a:noFill/>
                    <a:ln w="9525">
                      <a:noFill/>
                      <a:headEnd/>
                      <a:tailEnd/>
                    </a:ln>
                  </pic:spPr>
                </pic:pic>
              </a:graphicData>
            </a:graphic>
          </wp:inline>
        </w:drawing>
      </w:r>
    </w:p>
    <w:p w14:paraId="47277133" w14:textId="77777777" w:rsidR="005D7411" w:rsidRDefault="005D7411">
      <w:pPr>
        <w:pStyle w:val="ImageCaption"/>
        <w:numPr>
          <w:ilvl w:val="0"/>
          <w:numId w:val="1"/>
        </w:numPr>
      </w:pPr>
    </w:p>
    <w:p w14:paraId="4F2E89CB" w14:textId="77777777" w:rsidR="005D7411" w:rsidRDefault="00571C80">
      <w:pPr>
        <w:numPr>
          <w:ilvl w:val="0"/>
          <w:numId w:val="10"/>
        </w:numPr>
      </w:pPr>
      <w:r>
        <w:t xml:space="preserve">Notice the options in the Query Editor ribbon. Power Query supports simple </w:t>
      </w:r>
      <w:proofErr w:type="spellStart"/>
      <w:r>
        <w:t>activites</w:t>
      </w:r>
      <w:proofErr w:type="spellEnd"/>
      <w:r>
        <w:t xml:space="preserve"> like adding and removing columns, and more advanced options like replacing values, aggregating columns, and pivoting/</w:t>
      </w:r>
      <w:proofErr w:type="spellStart"/>
      <w:r>
        <w:t>unpivoting</w:t>
      </w:r>
      <w:proofErr w:type="spellEnd"/>
      <w:r>
        <w:t xml:space="preserve"> data.</w:t>
      </w:r>
    </w:p>
    <w:p w14:paraId="47690989" w14:textId="77777777" w:rsidR="005D7411" w:rsidRDefault="00571C80">
      <w:pPr>
        <w:numPr>
          <w:ilvl w:val="0"/>
          <w:numId w:val="10"/>
        </w:numPr>
      </w:pPr>
      <w:r>
        <w:t>Rename columns the columns with the following names. Double-click each column header to rename.</w:t>
      </w:r>
    </w:p>
    <w:p w14:paraId="239FAFFA" w14:textId="77777777" w:rsidR="005D7411" w:rsidRDefault="00571C80">
      <w:pPr>
        <w:pStyle w:val="Compact"/>
        <w:numPr>
          <w:ilvl w:val="1"/>
          <w:numId w:val="11"/>
        </w:numPr>
      </w:pPr>
      <w:proofErr w:type="spellStart"/>
      <w:r>
        <w:t>DeviceType</w:t>
      </w:r>
      <w:proofErr w:type="spellEnd"/>
    </w:p>
    <w:p w14:paraId="402ED02E" w14:textId="77777777" w:rsidR="005D7411" w:rsidRDefault="00571C80">
      <w:pPr>
        <w:pStyle w:val="Compact"/>
        <w:numPr>
          <w:ilvl w:val="1"/>
          <w:numId w:val="11"/>
        </w:numPr>
      </w:pPr>
      <w:proofErr w:type="spellStart"/>
      <w:r>
        <w:t>ReadingDateTime</w:t>
      </w:r>
      <w:proofErr w:type="spellEnd"/>
    </w:p>
    <w:p w14:paraId="5EF53DB1" w14:textId="77777777" w:rsidR="005D7411" w:rsidRDefault="00571C80">
      <w:pPr>
        <w:pStyle w:val="Compact"/>
        <w:numPr>
          <w:ilvl w:val="1"/>
          <w:numId w:val="11"/>
        </w:numPr>
      </w:pPr>
      <w:proofErr w:type="spellStart"/>
      <w:r>
        <w:t>RoomNumber</w:t>
      </w:r>
      <w:proofErr w:type="spellEnd"/>
    </w:p>
    <w:p w14:paraId="014C85FF" w14:textId="77777777" w:rsidR="005D7411" w:rsidRDefault="00571C80">
      <w:pPr>
        <w:pStyle w:val="Compact"/>
        <w:numPr>
          <w:ilvl w:val="1"/>
          <w:numId w:val="11"/>
        </w:numPr>
      </w:pPr>
      <w:r>
        <w:t>Reading</w:t>
      </w:r>
    </w:p>
    <w:p w14:paraId="6FBD412E" w14:textId="77777777" w:rsidR="005D7411" w:rsidRDefault="00571C80">
      <w:pPr>
        <w:numPr>
          <w:ilvl w:val="0"/>
          <w:numId w:val="1"/>
        </w:numPr>
      </w:pPr>
      <w:r>
        <w:rPr>
          <w:noProof/>
        </w:rPr>
        <w:lastRenderedPageBreak/>
        <w:drawing>
          <wp:inline distT="0" distB="0" distL="0" distR="0" wp14:anchorId="43888CE8" wp14:editId="6892855C">
            <wp:extent cx="5819140" cy="3128010"/>
            <wp:effectExtent l="0" t="0" r="0" b="0"/>
            <wp:docPr id="17" name="Picture" descr="batchAnalysisImg1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7.png"/>
                    <pic:cNvPicPr>
                      <a:picLocks noChangeAspect="1" noChangeArrowheads="1"/>
                    </pic:cNvPicPr>
                  </pic:nvPicPr>
                  <pic:blipFill>
                    <a:blip r:embed="rId23"/>
                    <a:stretch>
                      <a:fillRect/>
                    </a:stretch>
                  </pic:blipFill>
                  <pic:spPr bwMode="auto">
                    <a:xfrm>
                      <a:off x="0" y="0"/>
                      <a:ext cx="5819140" cy="3128010"/>
                    </a:xfrm>
                    <a:prstGeom prst="rect">
                      <a:avLst/>
                    </a:prstGeom>
                    <a:noFill/>
                    <a:ln w="9525">
                      <a:noFill/>
                      <a:headEnd/>
                      <a:tailEnd/>
                    </a:ln>
                  </pic:spPr>
                </pic:pic>
              </a:graphicData>
            </a:graphic>
          </wp:inline>
        </w:drawing>
      </w:r>
    </w:p>
    <w:p w14:paraId="4A7A6EBC" w14:textId="77777777" w:rsidR="005D7411" w:rsidRDefault="005D7411">
      <w:pPr>
        <w:pStyle w:val="ImageCaption"/>
        <w:numPr>
          <w:ilvl w:val="0"/>
          <w:numId w:val="1"/>
        </w:numPr>
      </w:pPr>
    </w:p>
    <w:p w14:paraId="55F6EC66" w14:textId="77777777" w:rsidR="005D7411" w:rsidRDefault="00571C80">
      <w:pPr>
        <w:numPr>
          <w:ilvl w:val="0"/>
          <w:numId w:val="10"/>
        </w:numPr>
      </w:pPr>
      <w:r>
        <w:t xml:space="preserve">Click </w:t>
      </w:r>
      <w:r>
        <w:rPr>
          <w:b/>
        </w:rPr>
        <w:t>Close &amp; Load</w:t>
      </w:r>
      <w:r>
        <w:t xml:space="preserve"> from the Home ribbon. A new sheet will be created (</w:t>
      </w:r>
      <w:proofErr w:type="spellStart"/>
      <w:r>
        <w:t>AverageReadingByMinute</w:t>
      </w:r>
      <w:proofErr w:type="spellEnd"/>
      <w:r>
        <w:t>) in the workbook.</w:t>
      </w:r>
    </w:p>
    <w:p w14:paraId="7CD7F78B" w14:textId="77777777" w:rsidR="005D7411" w:rsidRDefault="00571C80">
      <w:pPr>
        <w:numPr>
          <w:ilvl w:val="0"/>
          <w:numId w:val="1"/>
        </w:numPr>
      </w:pPr>
      <w:r>
        <w:rPr>
          <w:noProof/>
        </w:rPr>
        <w:lastRenderedPageBreak/>
        <w:drawing>
          <wp:inline distT="0" distB="0" distL="0" distR="0" wp14:anchorId="581303EB" wp14:editId="6C8A44FB">
            <wp:extent cx="4152900" cy="4686300"/>
            <wp:effectExtent l="0" t="0" r="0" b="0"/>
            <wp:docPr id="18" name="Picture" descr="batchAnalysisImg1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8.png"/>
                    <pic:cNvPicPr>
                      <a:picLocks noChangeAspect="1" noChangeArrowheads="1"/>
                    </pic:cNvPicPr>
                  </pic:nvPicPr>
                  <pic:blipFill>
                    <a:blip r:embed="rId24"/>
                    <a:stretch>
                      <a:fillRect/>
                    </a:stretch>
                  </pic:blipFill>
                  <pic:spPr bwMode="auto">
                    <a:xfrm>
                      <a:off x="0" y="0"/>
                      <a:ext cx="4152900" cy="4686300"/>
                    </a:xfrm>
                    <a:prstGeom prst="rect">
                      <a:avLst/>
                    </a:prstGeom>
                    <a:noFill/>
                    <a:ln w="9525">
                      <a:noFill/>
                      <a:headEnd/>
                      <a:tailEnd/>
                    </a:ln>
                  </pic:spPr>
                </pic:pic>
              </a:graphicData>
            </a:graphic>
          </wp:inline>
        </w:drawing>
      </w:r>
    </w:p>
    <w:p w14:paraId="04407E52" w14:textId="77777777" w:rsidR="005D7411" w:rsidRDefault="005D7411">
      <w:pPr>
        <w:pStyle w:val="ImageCaption"/>
        <w:numPr>
          <w:ilvl w:val="0"/>
          <w:numId w:val="1"/>
        </w:numPr>
      </w:pPr>
    </w:p>
    <w:p w14:paraId="393AB5C7" w14:textId="77777777" w:rsidR="005D7411" w:rsidRDefault="00571C80">
      <w:pPr>
        <w:numPr>
          <w:ilvl w:val="0"/>
          <w:numId w:val="10"/>
        </w:numPr>
      </w:pPr>
      <w:r>
        <w:t>Save the workbook to the desktop.</w:t>
      </w:r>
    </w:p>
    <w:p w14:paraId="1C5C70A8" w14:textId="77777777" w:rsidR="005D7411" w:rsidRDefault="00571C80">
      <w:pPr>
        <w:pStyle w:val="Heading1"/>
      </w:pPr>
      <w:bookmarkStart w:id="54" w:name="visualizing-the-hive-output-with-microso"/>
      <w:r>
        <w:t>7. Visualizing the HIVE output with Microsoft Power BI through Power View</w:t>
      </w:r>
    </w:p>
    <w:bookmarkEnd w:id="54"/>
    <w:p w14:paraId="215A9CF3" w14:textId="77777777" w:rsidR="005D7411" w:rsidRDefault="00571C80">
      <w:r>
        <w:t>In this lab you will explore the visualization capabilities of Power View.</w:t>
      </w:r>
    </w:p>
    <w:p w14:paraId="2C43C76F" w14:textId="77777777" w:rsidR="005D7411" w:rsidRDefault="00571C80">
      <w:r>
        <w:t>Power View is an Excel and web-based data exploration and report authoring tool that enables everyone to create compelling, interactive, and rich data visualizations.</w:t>
      </w:r>
    </w:p>
    <w:p w14:paraId="3F46A6CB" w14:textId="77777777" w:rsidR="005D7411" w:rsidRDefault="00571C80">
      <w:pPr>
        <w:numPr>
          <w:ilvl w:val="0"/>
          <w:numId w:val="12"/>
        </w:numPr>
      </w:pPr>
      <w:r>
        <w:t xml:space="preserve">Return to the Excel workbook created in the previous section. Select the Insert tab and choose option </w:t>
      </w:r>
      <w:r>
        <w:rPr>
          <w:noProof/>
        </w:rPr>
        <w:drawing>
          <wp:inline distT="0" distB="0" distL="0" distR="0" wp14:anchorId="0F853FA2" wp14:editId="05E6D371">
            <wp:extent cx="444500" cy="838200"/>
            <wp:effectExtent l="0" t="0" r="0" b="0"/>
            <wp:docPr id="19" name="Picture" descr="batchAnalysisImg19.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19.png"/>
                    <pic:cNvPicPr>
                      <a:picLocks noChangeAspect="1" noChangeArrowheads="1"/>
                    </pic:cNvPicPr>
                  </pic:nvPicPr>
                  <pic:blipFill>
                    <a:blip r:embed="rId25"/>
                    <a:stretch>
                      <a:fillRect/>
                    </a:stretch>
                  </pic:blipFill>
                  <pic:spPr bwMode="auto">
                    <a:xfrm>
                      <a:off x="0" y="0"/>
                      <a:ext cx="444500" cy="838200"/>
                    </a:xfrm>
                    <a:prstGeom prst="rect">
                      <a:avLst/>
                    </a:prstGeom>
                    <a:noFill/>
                    <a:ln w="9525">
                      <a:noFill/>
                      <a:headEnd/>
                      <a:tailEnd/>
                    </a:ln>
                  </pic:spPr>
                </pic:pic>
              </a:graphicData>
            </a:graphic>
          </wp:inline>
        </w:drawing>
      </w:r>
    </w:p>
    <w:p w14:paraId="14799FCD" w14:textId="77777777" w:rsidR="005D7411" w:rsidRDefault="00571C80">
      <w:pPr>
        <w:numPr>
          <w:ilvl w:val="0"/>
          <w:numId w:val="1"/>
        </w:numPr>
      </w:pPr>
      <w:r>
        <w:rPr>
          <w:noProof/>
        </w:rPr>
        <w:lastRenderedPageBreak/>
        <w:drawing>
          <wp:inline distT="0" distB="0" distL="0" distR="0" wp14:anchorId="034A4243" wp14:editId="52DCBE42">
            <wp:extent cx="6036310" cy="2769870"/>
            <wp:effectExtent l="0" t="0" r="0" b="0"/>
            <wp:docPr id="20" name="Picture" descr="batchAnalysisImg2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0.png"/>
                    <pic:cNvPicPr>
                      <a:picLocks noChangeAspect="1" noChangeArrowheads="1"/>
                    </pic:cNvPicPr>
                  </pic:nvPicPr>
                  <pic:blipFill>
                    <a:blip r:embed="rId26"/>
                    <a:stretch>
                      <a:fillRect/>
                    </a:stretch>
                  </pic:blipFill>
                  <pic:spPr bwMode="auto">
                    <a:xfrm>
                      <a:off x="0" y="0"/>
                      <a:ext cx="6036310" cy="2769870"/>
                    </a:xfrm>
                    <a:prstGeom prst="rect">
                      <a:avLst/>
                    </a:prstGeom>
                    <a:noFill/>
                    <a:ln w="9525">
                      <a:noFill/>
                      <a:headEnd/>
                      <a:tailEnd/>
                    </a:ln>
                  </pic:spPr>
                </pic:pic>
              </a:graphicData>
            </a:graphic>
          </wp:inline>
        </w:drawing>
      </w:r>
    </w:p>
    <w:p w14:paraId="18F43E16" w14:textId="77777777" w:rsidR="005D7411" w:rsidRDefault="005D7411">
      <w:pPr>
        <w:pStyle w:val="ImageCaption"/>
        <w:numPr>
          <w:ilvl w:val="0"/>
          <w:numId w:val="1"/>
        </w:numPr>
      </w:pPr>
    </w:p>
    <w:p w14:paraId="6CFE97D3" w14:textId="77777777" w:rsidR="005D7411" w:rsidRDefault="00571C80">
      <w:pPr>
        <w:numPr>
          <w:ilvl w:val="0"/>
          <w:numId w:val="12"/>
        </w:numPr>
      </w:pPr>
      <w:r>
        <w:t xml:space="preserve">To create a graphical representation of the data we can create a new table. Note the </w:t>
      </w:r>
      <w:r>
        <w:rPr>
          <w:b/>
        </w:rPr>
        <w:t>"Power View Fields"</w:t>
      </w:r>
      <w:r>
        <w:t xml:space="preserve"> pane on the right hand side which has pre-selected all the fields from the Power Query table result of the previous section.</w:t>
      </w:r>
    </w:p>
    <w:p w14:paraId="7E135E94" w14:textId="77777777" w:rsidR="005D7411" w:rsidRDefault="00571C80">
      <w:pPr>
        <w:numPr>
          <w:ilvl w:val="0"/>
          <w:numId w:val="1"/>
        </w:numPr>
      </w:pPr>
      <w:r>
        <w:rPr>
          <w:noProof/>
        </w:rPr>
        <w:drawing>
          <wp:inline distT="0" distB="0" distL="0" distR="0" wp14:anchorId="797BD37A" wp14:editId="1E6CD693">
            <wp:extent cx="1587500" cy="3695700"/>
            <wp:effectExtent l="0" t="0" r="0" b="0"/>
            <wp:docPr id="21" name="Picture" descr="batchAnalysisImg2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1.png"/>
                    <pic:cNvPicPr>
                      <a:picLocks noChangeAspect="1" noChangeArrowheads="1"/>
                    </pic:cNvPicPr>
                  </pic:nvPicPr>
                  <pic:blipFill>
                    <a:blip r:embed="rId27"/>
                    <a:stretch>
                      <a:fillRect/>
                    </a:stretch>
                  </pic:blipFill>
                  <pic:spPr bwMode="auto">
                    <a:xfrm>
                      <a:off x="0" y="0"/>
                      <a:ext cx="1587500" cy="3695700"/>
                    </a:xfrm>
                    <a:prstGeom prst="rect">
                      <a:avLst/>
                    </a:prstGeom>
                    <a:noFill/>
                    <a:ln w="9525">
                      <a:noFill/>
                      <a:headEnd/>
                      <a:tailEnd/>
                    </a:ln>
                  </pic:spPr>
                </pic:pic>
              </a:graphicData>
            </a:graphic>
          </wp:inline>
        </w:drawing>
      </w:r>
    </w:p>
    <w:p w14:paraId="48204761" w14:textId="77777777" w:rsidR="005D7411" w:rsidRDefault="005D7411">
      <w:pPr>
        <w:pStyle w:val="ImageCaption"/>
        <w:numPr>
          <w:ilvl w:val="0"/>
          <w:numId w:val="1"/>
        </w:numPr>
      </w:pPr>
    </w:p>
    <w:p w14:paraId="195F3892" w14:textId="1DBCDD26" w:rsidR="005D7411" w:rsidRDefault="00571C80">
      <w:pPr>
        <w:numPr>
          <w:ilvl w:val="0"/>
          <w:numId w:val="12"/>
        </w:numPr>
      </w:pPr>
      <w:r>
        <w:lastRenderedPageBreak/>
        <w:t xml:space="preserve">From the lower section of the Power </w:t>
      </w:r>
      <w:ins w:id="55" w:author="Cindy Gross" w:date="2015-04-27T15:47:00Z">
        <w:r w:rsidR="00942780">
          <w:t>V</w:t>
        </w:r>
      </w:ins>
      <w:del w:id="56" w:author="Cindy Gross" w:date="2015-04-27T15:47:00Z">
        <w:r w:rsidDel="00942780">
          <w:delText>F</w:delText>
        </w:r>
      </w:del>
      <w:r>
        <w:t xml:space="preserve">iew Fields pane, select the </w:t>
      </w:r>
      <w:r>
        <w:rPr>
          <w:noProof/>
        </w:rPr>
        <w:drawing>
          <wp:inline distT="0" distB="0" distL="0" distR="0" wp14:anchorId="50708491" wp14:editId="079A8D3D">
            <wp:extent cx="114300" cy="114300"/>
            <wp:effectExtent l="0" t="0" r="0" b="0"/>
            <wp:docPr id="22" name="Picture" descr="batchAnalysisImg2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2.png"/>
                    <pic:cNvPicPr>
                      <a:picLocks noChangeAspect="1" noChangeArrowheads="1"/>
                    </pic:cNvPicPr>
                  </pic:nvPicPr>
                  <pic:blipFill>
                    <a:blip r:embed="rId28"/>
                    <a:stretch>
                      <a:fillRect/>
                    </a:stretch>
                  </pic:blipFill>
                  <pic:spPr bwMode="auto">
                    <a:xfrm>
                      <a:off x="0" y="0"/>
                      <a:ext cx="114300" cy="114300"/>
                    </a:xfrm>
                    <a:prstGeom prst="rect">
                      <a:avLst/>
                    </a:prstGeom>
                    <a:noFill/>
                    <a:ln w="9525">
                      <a:noFill/>
                      <a:headEnd/>
                      <a:tailEnd/>
                    </a:ln>
                  </pic:spPr>
                </pic:pic>
              </a:graphicData>
            </a:graphic>
          </wp:inline>
        </w:drawing>
      </w:r>
      <w:r>
        <w:t xml:space="preserve"> for </w:t>
      </w:r>
      <w:r>
        <w:rPr>
          <w:noProof/>
        </w:rPr>
        <w:drawing>
          <wp:inline distT="0" distB="0" distL="0" distR="0" wp14:anchorId="4F29197A" wp14:editId="76C33FA0">
            <wp:extent cx="596900" cy="114300"/>
            <wp:effectExtent l="0" t="0" r="0" b="0"/>
            <wp:docPr id="23" name="Picture" descr="batchAnalysisImg2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3.png"/>
                    <pic:cNvPicPr>
                      <a:picLocks noChangeAspect="1" noChangeArrowheads="1"/>
                    </pic:cNvPicPr>
                  </pic:nvPicPr>
                  <pic:blipFill>
                    <a:blip r:embed="rId29"/>
                    <a:stretch>
                      <a:fillRect/>
                    </a:stretch>
                  </pic:blipFill>
                  <pic:spPr bwMode="auto">
                    <a:xfrm>
                      <a:off x="0" y="0"/>
                      <a:ext cx="596900" cy="114300"/>
                    </a:xfrm>
                    <a:prstGeom prst="rect">
                      <a:avLst/>
                    </a:prstGeom>
                    <a:noFill/>
                    <a:ln w="9525">
                      <a:noFill/>
                      <a:headEnd/>
                      <a:tailEnd/>
                    </a:ln>
                  </pic:spPr>
                </pic:pic>
              </a:graphicData>
            </a:graphic>
          </wp:inline>
        </w:drawing>
      </w:r>
      <w:r>
        <w:t xml:space="preserve"> and change to “Do </w:t>
      </w:r>
      <w:ins w:id="57" w:author="Cindy Gross" w:date="2015-04-27T15:49:00Z">
        <w:r w:rsidR="00942780">
          <w:t>N</w:t>
        </w:r>
      </w:ins>
      <w:del w:id="58" w:author="Cindy Gross" w:date="2015-04-27T15:49:00Z">
        <w:r w:rsidDel="00942780">
          <w:delText>n</w:delText>
        </w:r>
      </w:del>
      <w:r>
        <w:t>o</w:t>
      </w:r>
      <w:ins w:id="59" w:author="Cindy Gross" w:date="2015-04-27T15:49:00Z">
        <w:r w:rsidR="00942780">
          <w:t>t</w:t>
        </w:r>
      </w:ins>
      <w:r>
        <w:t xml:space="preserve"> </w:t>
      </w:r>
      <w:ins w:id="60" w:author="Cindy Gross" w:date="2015-04-27T15:49:00Z">
        <w:r w:rsidR="00942780">
          <w:t>S</w:t>
        </w:r>
      </w:ins>
      <w:del w:id="61" w:author="Cindy Gross" w:date="2015-04-27T15:49:00Z">
        <w:r w:rsidDel="00942780">
          <w:delText>s</w:delText>
        </w:r>
      </w:del>
      <w:r>
        <w:t>ummarize”</w:t>
      </w:r>
    </w:p>
    <w:p w14:paraId="7509F4D4" w14:textId="77777777" w:rsidR="005D7411" w:rsidRDefault="00571C80">
      <w:pPr>
        <w:numPr>
          <w:ilvl w:val="0"/>
          <w:numId w:val="12"/>
        </w:numPr>
      </w:pPr>
      <w:r>
        <w:t>The large pane beneath the ribbon is the report designer. This is a work space that supports an interactive design and data exploration experience.</w:t>
      </w:r>
    </w:p>
    <w:p w14:paraId="1A026746" w14:textId="77777777" w:rsidR="005D7411" w:rsidRDefault="00571C80">
      <w:pPr>
        <w:numPr>
          <w:ilvl w:val="0"/>
          <w:numId w:val="1"/>
        </w:numPr>
      </w:pPr>
      <w:r>
        <w:rPr>
          <w:noProof/>
        </w:rPr>
        <w:drawing>
          <wp:inline distT="0" distB="0" distL="0" distR="0" wp14:anchorId="3B6CC2F4" wp14:editId="567FDEC9">
            <wp:extent cx="2959100" cy="2743200"/>
            <wp:effectExtent l="0" t="0" r="0" b="0"/>
            <wp:docPr id="24" name="Picture" descr="batchAnalysisImg2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4.png"/>
                    <pic:cNvPicPr>
                      <a:picLocks noChangeAspect="1" noChangeArrowheads="1"/>
                    </pic:cNvPicPr>
                  </pic:nvPicPr>
                  <pic:blipFill>
                    <a:blip r:embed="rId30"/>
                    <a:stretch>
                      <a:fillRect/>
                    </a:stretch>
                  </pic:blipFill>
                  <pic:spPr bwMode="auto">
                    <a:xfrm>
                      <a:off x="0" y="0"/>
                      <a:ext cx="2959100" cy="2743200"/>
                    </a:xfrm>
                    <a:prstGeom prst="rect">
                      <a:avLst/>
                    </a:prstGeom>
                    <a:noFill/>
                    <a:ln w="9525">
                      <a:noFill/>
                      <a:headEnd/>
                      <a:tailEnd/>
                    </a:ln>
                  </pic:spPr>
                </pic:pic>
              </a:graphicData>
            </a:graphic>
          </wp:inline>
        </w:drawing>
      </w:r>
    </w:p>
    <w:p w14:paraId="69409E73" w14:textId="77777777" w:rsidR="005D7411" w:rsidRDefault="005D7411">
      <w:pPr>
        <w:pStyle w:val="ImageCaption"/>
        <w:numPr>
          <w:ilvl w:val="0"/>
          <w:numId w:val="1"/>
        </w:numPr>
      </w:pPr>
    </w:p>
    <w:p w14:paraId="6F0BA08E" w14:textId="77777777" w:rsidR="005D7411" w:rsidRDefault="00571C80">
      <w:pPr>
        <w:numPr>
          <w:ilvl w:val="0"/>
          <w:numId w:val="12"/>
        </w:numPr>
      </w:pPr>
      <w:r>
        <w:t xml:space="preserve">Select the table in the report designer pane. At the top Design ribbon, click </w:t>
      </w:r>
      <w:r>
        <w:rPr>
          <w:noProof/>
        </w:rPr>
        <w:drawing>
          <wp:inline distT="0" distB="0" distL="0" distR="0" wp14:anchorId="02929E30" wp14:editId="4DCB50C2">
            <wp:extent cx="431800" cy="673100"/>
            <wp:effectExtent l="0" t="0" r="0" b="0"/>
            <wp:docPr id="25" name="Picture" descr="batchAnalysisImg2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5.png"/>
                    <pic:cNvPicPr>
                      <a:picLocks noChangeAspect="1" noChangeArrowheads="1"/>
                    </pic:cNvPicPr>
                  </pic:nvPicPr>
                  <pic:blipFill>
                    <a:blip r:embed="rId31"/>
                    <a:stretch>
                      <a:fillRect/>
                    </a:stretch>
                  </pic:blipFill>
                  <pic:spPr bwMode="auto">
                    <a:xfrm>
                      <a:off x="0" y="0"/>
                      <a:ext cx="431800" cy="673100"/>
                    </a:xfrm>
                    <a:prstGeom prst="rect">
                      <a:avLst/>
                    </a:prstGeom>
                    <a:noFill/>
                    <a:ln w="9525">
                      <a:noFill/>
                      <a:headEnd/>
                      <a:tailEnd/>
                    </a:ln>
                  </pic:spPr>
                </pic:pic>
              </a:graphicData>
            </a:graphic>
          </wp:inline>
        </w:drawing>
      </w:r>
      <w:r>
        <w:t xml:space="preserve"> and select </w:t>
      </w:r>
      <w:r>
        <w:rPr>
          <w:b/>
        </w:rPr>
        <w:t>"Line"</w:t>
      </w:r>
      <w:r>
        <w:t>. The following graphical representation of the data will be displayed.</w:t>
      </w:r>
    </w:p>
    <w:p w14:paraId="2C1B4E50" w14:textId="77777777" w:rsidR="005D7411" w:rsidRDefault="00571C80">
      <w:pPr>
        <w:numPr>
          <w:ilvl w:val="0"/>
          <w:numId w:val="1"/>
        </w:numPr>
      </w:pPr>
      <w:r>
        <w:rPr>
          <w:noProof/>
        </w:rPr>
        <w:drawing>
          <wp:inline distT="0" distB="0" distL="0" distR="0" wp14:anchorId="0BE5FA99" wp14:editId="10CB7B14">
            <wp:extent cx="2997200" cy="2768600"/>
            <wp:effectExtent l="0" t="0" r="0" b="0"/>
            <wp:docPr id="26" name="Picture" descr="batchAnalysisImg2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6.png"/>
                    <pic:cNvPicPr>
                      <a:picLocks noChangeAspect="1" noChangeArrowheads="1"/>
                    </pic:cNvPicPr>
                  </pic:nvPicPr>
                  <pic:blipFill>
                    <a:blip r:embed="rId32"/>
                    <a:stretch>
                      <a:fillRect/>
                    </a:stretch>
                  </pic:blipFill>
                  <pic:spPr bwMode="auto">
                    <a:xfrm>
                      <a:off x="0" y="0"/>
                      <a:ext cx="2997200" cy="2768600"/>
                    </a:xfrm>
                    <a:prstGeom prst="rect">
                      <a:avLst/>
                    </a:prstGeom>
                    <a:noFill/>
                    <a:ln w="9525">
                      <a:noFill/>
                      <a:headEnd/>
                      <a:tailEnd/>
                    </a:ln>
                  </pic:spPr>
                </pic:pic>
              </a:graphicData>
            </a:graphic>
          </wp:inline>
        </w:drawing>
      </w:r>
    </w:p>
    <w:p w14:paraId="2E982E1A" w14:textId="77777777" w:rsidR="005D7411" w:rsidRDefault="005D7411">
      <w:pPr>
        <w:pStyle w:val="ImageCaption"/>
        <w:numPr>
          <w:ilvl w:val="0"/>
          <w:numId w:val="1"/>
        </w:numPr>
      </w:pPr>
    </w:p>
    <w:p w14:paraId="1F2D6986" w14:textId="77777777" w:rsidR="005D7411" w:rsidRDefault="00571C80">
      <w:pPr>
        <w:numPr>
          <w:ilvl w:val="0"/>
          <w:numId w:val="12"/>
        </w:numPr>
      </w:pPr>
      <w:r>
        <w:lastRenderedPageBreak/>
        <w:t xml:space="preserve">The Filters tab is to the right of the designer pane. Select Chart and note the field values. Expand </w:t>
      </w:r>
      <w:proofErr w:type="spellStart"/>
      <w:r>
        <w:rPr>
          <w:b/>
        </w:rPr>
        <w:t>DeviceType</w:t>
      </w:r>
      <w:proofErr w:type="spellEnd"/>
      <w:r>
        <w:t xml:space="preserve"> and check </w:t>
      </w:r>
      <w:r>
        <w:rPr>
          <w:b/>
        </w:rPr>
        <w:t>energy</w:t>
      </w:r>
      <w:r>
        <w:t>.</w:t>
      </w:r>
    </w:p>
    <w:p w14:paraId="2C35F77F" w14:textId="77777777" w:rsidR="005D7411" w:rsidRDefault="00571C80">
      <w:pPr>
        <w:numPr>
          <w:ilvl w:val="0"/>
          <w:numId w:val="1"/>
        </w:numPr>
      </w:pPr>
      <w:r>
        <w:rPr>
          <w:noProof/>
        </w:rPr>
        <w:drawing>
          <wp:inline distT="0" distB="0" distL="0" distR="0" wp14:anchorId="693D6A48" wp14:editId="742338F3">
            <wp:extent cx="2108200" cy="2362200"/>
            <wp:effectExtent l="0" t="0" r="0" b="0"/>
            <wp:docPr id="27" name="Picture" descr="batchAnalysisImg2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7.png"/>
                    <pic:cNvPicPr>
                      <a:picLocks noChangeAspect="1" noChangeArrowheads="1"/>
                    </pic:cNvPicPr>
                  </pic:nvPicPr>
                  <pic:blipFill>
                    <a:blip r:embed="rId33"/>
                    <a:stretch>
                      <a:fillRect/>
                    </a:stretch>
                  </pic:blipFill>
                  <pic:spPr bwMode="auto">
                    <a:xfrm>
                      <a:off x="0" y="0"/>
                      <a:ext cx="2108200" cy="2362200"/>
                    </a:xfrm>
                    <a:prstGeom prst="rect">
                      <a:avLst/>
                    </a:prstGeom>
                    <a:noFill/>
                    <a:ln w="9525">
                      <a:noFill/>
                      <a:headEnd/>
                      <a:tailEnd/>
                    </a:ln>
                  </pic:spPr>
                </pic:pic>
              </a:graphicData>
            </a:graphic>
          </wp:inline>
        </w:drawing>
      </w:r>
      <w:bookmarkStart w:id="62" w:name="_GoBack"/>
      <w:bookmarkEnd w:id="62"/>
    </w:p>
    <w:p w14:paraId="2D64975C" w14:textId="77777777" w:rsidR="005D7411" w:rsidRDefault="005D7411">
      <w:pPr>
        <w:pStyle w:val="ImageCaption"/>
        <w:numPr>
          <w:ilvl w:val="0"/>
          <w:numId w:val="1"/>
        </w:numPr>
      </w:pPr>
    </w:p>
    <w:p w14:paraId="070F5E32" w14:textId="77777777" w:rsidR="005D7411" w:rsidRDefault="00571C80">
      <w:pPr>
        <w:numPr>
          <w:ilvl w:val="0"/>
          <w:numId w:val="12"/>
        </w:numPr>
      </w:pPr>
      <w:r>
        <w:t>Click the text "Click here to add a title" at the top of the report designer and add a title.</w:t>
      </w:r>
    </w:p>
    <w:p w14:paraId="739D595C" w14:textId="77777777" w:rsidR="005D7411" w:rsidRDefault="00571C80">
      <w:pPr>
        <w:numPr>
          <w:ilvl w:val="0"/>
          <w:numId w:val="1"/>
        </w:numPr>
      </w:pPr>
      <w:r>
        <w:rPr>
          <w:noProof/>
        </w:rPr>
        <w:drawing>
          <wp:inline distT="0" distB="0" distL="0" distR="0" wp14:anchorId="064CB898" wp14:editId="48524B80">
            <wp:extent cx="5770880" cy="4232910"/>
            <wp:effectExtent l="0" t="0" r="0" b="0"/>
            <wp:docPr id="28" name="Picture" descr="batchAnalysisImg2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28.png"/>
                    <pic:cNvPicPr>
                      <a:picLocks noChangeAspect="1" noChangeArrowheads="1"/>
                    </pic:cNvPicPr>
                  </pic:nvPicPr>
                  <pic:blipFill>
                    <a:blip r:embed="rId34"/>
                    <a:stretch>
                      <a:fillRect/>
                    </a:stretch>
                  </pic:blipFill>
                  <pic:spPr bwMode="auto">
                    <a:xfrm>
                      <a:off x="0" y="0"/>
                      <a:ext cx="5770880" cy="4232910"/>
                    </a:xfrm>
                    <a:prstGeom prst="rect">
                      <a:avLst/>
                    </a:prstGeom>
                    <a:noFill/>
                    <a:ln w="9525">
                      <a:noFill/>
                      <a:headEnd/>
                      <a:tailEnd/>
                    </a:ln>
                  </pic:spPr>
                </pic:pic>
              </a:graphicData>
            </a:graphic>
          </wp:inline>
        </w:drawing>
      </w:r>
    </w:p>
    <w:p w14:paraId="767A1D46" w14:textId="77777777" w:rsidR="005D7411" w:rsidRDefault="005D7411">
      <w:pPr>
        <w:pStyle w:val="ImageCaption"/>
        <w:numPr>
          <w:ilvl w:val="0"/>
          <w:numId w:val="1"/>
        </w:numPr>
      </w:pPr>
    </w:p>
    <w:p w14:paraId="45C1F433" w14:textId="77777777" w:rsidR="005D7411" w:rsidRDefault="00571C80">
      <w:pPr>
        <w:pStyle w:val="Heading1"/>
      </w:pPr>
      <w:bookmarkStart w:id="63" w:name="using-microsoft-power-bi-online-optional"/>
      <w:r>
        <w:lastRenderedPageBreak/>
        <w:t xml:space="preserve">8. Using Microsoft Power BI Online (Optional if you have Office 365 and </w:t>
      </w:r>
      <w:proofErr w:type="spellStart"/>
      <w:r>
        <w:t>Sharepoint</w:t>
      </w:r>
      <w:proofErr w:type="spellEnd"/>
      <w:r>
        <w:t xml:space="preserve"> access)</w:t>
      </w:r>
    </w:p>
    <w:bookmarkEnd w:id="63"/>
    <w:p w14:paraId="3CC2266A" w14:textId="77777777" w:rsidR="005D7411" w:rsidRDefault="00571C80">
      <w:r>
        <w:t>With the Power BI sites application, you can transform your SharePoint Online site into a more robust, dynamic location to share and find Excel reports, with a visual, interactive view tailored to BI.</w:t>
      </w:r>
    </w:p>
    <w:p w14:paraId="7F487AD5" w14:textId="77777777" w:rsidR="005D7411" w:rsidRDefault="00571C80">
      <w:r>
        <w:t>The Power BI sites app is available when you register for Power BI for Office 365. You can apply it to a new or an existing site in SharePoint Online Enterprise.</w:t>
      </w:r>
    </w:p>
    <w:p w14:paraId="1A9D44C7" w14:textId="77777777" w:rsidR="005D7411" w:rsidRDefault="00571C80">
      <w:pPr>
        <w:numPr>
          <w:ilvl w:val="0"/>
          <w:numId w:val="13"/>
        </w:numPr>
      </w:pPr>
      <w:r>
        <w:t>Navigate to your Office 365/SharePoint site and click documents in the right hand menu.</w:t>
      </w:r>
    </w:p>
    <w:p w14:paraId="1E644276" w14:textId="77777777" w:rsidR="005D7411" w:rsidRDefault="00571C80">
      <w:pPr>
        <w:numPr>
          <w:ilvl w:val="0"/>
          <w:numId w:val="1"/>
        </w:numPr>
      </w:pPr>
      <w:r>
        <w:rPr>
          <w:noProof/>
        </w:rPr>
        <w:drawing>
          <wp:inline distT="0" distB="0" distL="0" distR="0" wp14:anchorId="182754C1" wp14:editId="37EB2F21">
            <wp:extent cx="1270000" cy="2032000"/>
            <wp:effectExtent l="0" t="0" r="0" b="0"/>
            <wp:docPr id="29" name="Picture" descr="batchAnalysisImg30.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0.png"/>
                    <pic:cNvPicPr>
                      <a:picLocks noChangeAspect="1" noChangeArrowheads="1"/>
                    </pic:cNvPicPr>
                  </pic:nvPicPr>
                  <pic:blipFill>
                    <a:blip r:embed="rId35"/>
                    <a:stretch>
                      <a:fillRect/>
                    </a:stretch>
                  </pic:blipFill>
                  <pic:spPr bwMode="auto">
                    <a:xfrm>
                      <a:off x="0" y="0"/>
                      <a:ext cx="1270000" cy="2032000"/>
                    </a:xfrm>
                    <a:prstGeom prst="rect">
                      <a:avLst/>
                    </a:prstGeom>
                    <a:noFill/>
                    <a:ln w="9525">
                      <a:noFill/>
                      <a:headEnd/>
                      <a:tailEnd/>
                    </a:ln>
                  </pic:spPr>
                </pic:pic>
              </a:graphicData>
            </a:graphic>
          </wp:inline>
        </w:drawing>
      </w:r>
    </w:p>
    <w:p w14:paraId="07567D3D" w14:textId="77777777" w:rsidR="005D7411" w:rsidRDefault="005D7411">
      <w:pPr>
        <w:pStyle w:val="ImageCaption"/>
        <w:numPr>
          <w:ilvl w:val="0"/>
          <w:numId w:val="1"/>
        </w:numPr>
      </w:pPr>
    </w:p>
    <w:p w14:paraId="1C0F54DE" w14:textId="77777777" w:rsidR="005D7411" w:rsidRDefault="00571C80">
      <w:pPr>
        <w:numPr>
          <w:ilvl w:val="0"/>
          <w:numId w:val="13"/>
        </w:numPr>
      </w:pPr>
      <w:r>
        <w:t>Click upload and choose the file, click OK.</w:t>
      </w:r>
    </w:p>
    <w:p w14:paraId="13379BF9" w14:textId="77777777" w:rsidR="005D7411" w:rsidRDefault="00571C80">
      <w:pPr>
        <w:numPr>
          <w:ilvl w:val="0"/>
          <w:numId w:val="1"/>
        </w:numPr>
      </w:pPr>
      <w:r>
        <w:rPr>
          <w:noProof/>
        </w:rPr>
        <w:drawing>
          <wp:inline distT="0" distB="0" distL="0" distR="0" wp14:anchorId="547BD59C" wp14:editId="2DBEAC99">
            <wp:extent cx="977900" cy="266700"/>
            <wp:effectExtent l="0" t="0" r="0" b="0"/>
            <wp:docPr id="30" name="Picture" descr="batchAnalysisImg31.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1.png"/>
                    <pic:cNvPicPr>
                      <a:picLocks noChangeAspect="1" noChangeArrowheads="1"/>
                    </pic:cNvPicPr>
                  </pic:nvPicPr>
                  <pic:blipFill>
                    <a:blip r:embed="rId36"/>
                    <a:stretch>
                      <a:fillRect/>
                    </a:stretch>
                  </pic:blipFill>
                  <pic:spPr bwMode="auto">
                    <a:xfrm>
                      <a:off x="0" y="0"/>
                      <a:ext cx="977900" cy="266700"/>
                    </a:xfrm>
                    <a:prstGeom prst="rect">
                      <a:avLst/>
                    </a:prstGeom>
                    <a:noFill/>
                    <a:ln w="9525">
                      <a:noFill/>
                      <a:headEnd/>
                      <a:tailEnd/>
                    </a:ln>
                  </pic:spPr>
                </pic:pic>
              </a:graphicData>
            </a:graphic>
          </wp:inline>
        </w:drawing>
      </w:r>
    </w:p>
    <w:p w14:paraId="57675255" w14:textId="77777777" w:rsidR="005D7411" w:rsidRDefault="005D7411">
      <w:pPr>
        <w:pStyle w:val="ImageCaption"/>
        <w:numPr>
          <w:ilvl w:val="0"/>
          <w:numId w:val="1"/>
        </w:numPr>
      </w:pPr>
    </w:p>
    <w:p w14:paraId="31CE6D88" w14:textId="77777777" w:rsidR="005D7411" w:rsidRDefault="00571C80">
      <w:pPr>
        <w:numPr>
          <w:ilvl w:val="0"/>
          <w:numId w:val="13"/>
        </w:numPr>
      </w:pPr>
      <w:r>
        <w:t>Once uploaded the document will show in the list of available documents.</w:t>
      </w:r>
    </w:p>
    <w:p w14:paraId="574CCE66" w14:textId="77777777" w:rsidR="005D7411" w:rsidRDefault="00571C80">
      <w:pPr>
        <w:numPr>
          <w:ilvl w:val="0"/>
          <w:numId w:val="1"/>
        </w:numPr>
      </w:pPr>
      <w:r>
        <w:rPr>
          <w:noProof/>
        </w:rPr>
        <w:drawing>
          <wp:inline distT="0" distB="0" distL="0" distR="0" wp14:anchorId="06F024C7" wp14:editId="45BFACCD">
            <wp:extent cx="4546600" cy="330200"/>
            <wp:effectExtent l="0" t="0" r="0" b="0"/>
            <wp:docPr id="31" name="Picture" descr="batchAnalysisImg32.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2.png"/>
                    <pic:cNvPicPr>
                      <a:picLocks noChangeAspect="1" noChangeArrowheads="1"/>
                    </pic:cNvPicPr>
                  </pic:nvPicPr>
                  <pic:blipFill>
                    <a:blip r:embed="rId37"/>
                    <a:stretch>
                      <a:fillRect/>
                    </a:stretch>
                  </pic:blipFill>
                  <pic:spPr bwMode="auto">
                    <a:xfrm>
                      <a:off x="0" y="0"/>
                      <a:ext cx="4546600" cy="330200"/>
                    </a:xfrm>
                    <a:prstGeom prst="rect">
                      <a:avLst/>
                    </a:prstGeom>
                    <a:noFill/>
                    <a:ln w="9525">
                      <a:noFill/>
                      <a:headEnd/>
                      <a:tailEnd/>
                    </a:ln>
                  </pic:spPr>
                </pic:pic>
              </a:graphicData>
            </a:graphic>
          </wp:inline>
        </w:drawing>
      </w:r>
    </w:p>
    <w:p w14:paraId="389710A6" w14:textId="77777777" w:rsidR="005D7411" w:rsidRDefault="005D7411">
      <w:pPr>
        <w:pStyle w:val="ImageCaption"/>
        <w:numPr>
          <w:ilvl w:val="0"/>
          <w:numId w:val="1"/>
        </w:numPr>
      </w:pPr>
    </w:p>
    <w:p w14:paraId="166671DF" w14:textId="77777777" w:rsidR="005D7411" w:rsidRDefault="00571C80">
      <w:pPr>
        <w:numPr>
          <w:ilvl w:val="0"/>
          <w:numId w:val="13"/>
        </w:numPr>
      </w:pPr>
      <w:r>
        <w:t>Select Power BI from the right hand menu, locate the document.</w:t>
      </w:r>
    </w:p>
    <w:p w14:paraId="732B2903" w14:textId="77777777" w:rsidR="005D7411" w:rsidRDefault="00571C80">
      <w:pPr>
        <w:numPr>
          <w:ilvl w:val="0"/>
          <w:numId w:val="1"/>
        </w:numPr>
      </w:pPr>
      <w:r>
        <w:rPr>
          <w:noProof/>
        </w:rPr>
        <w:drawing>
          <wp:inline distT="0" distB="0" distL="0" distR="0" wp14:anchorId="65550B63" wp14:editId="0AA2C9C8">
            <wp:extent cx="228600" cy="114300"/>
            <wp:effectExtent l="0" t="0" r="0" b="0"/>
            <wp:docPr id="32" name="Picture" descr="batchAnalysisImg3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3.png"/>
                    <pic:cNvPicPr>
                      <a:picLocks noChangeAspect="1" noChangeArrowheads="1"/>
                    </pic:cNvPicPr>
                  </pic:nvPicPr>
                  <pic:blipFill>
                    <a:blip r:embed="rId38"/>
                    <a:stretch>
                      <a:fillRect/>
                    </a:stretch>
                  </pic:blipFill>
                  <pic:spPr bwMode="auto">
                    <a:xfrm>
                      <a:off x="0" y="0"/>
                      <a:ext cx="228600" cy="114300"/>
                    </a:xfrm>
                    <a:prstGeom prst="rect">
                      <a:avLst/>
                    </a:prstGeom>
                    <a:noFill/>
                    <a:ln w="9525">
                      <a:noFill/>
                      <a:headEnd/>
                      <a:tailEnd/>
                    </a:ln>
                  </pic:spPr>
                </pic:pic>
              </a:graphicData>
            </a:graphic>
          </wp:inline>
        </w:drawing>
      </w:r>
    </w:p>
    <w:p w14:paraId="59D15059" w14:textId="77777777" w:rsidR="005D7411" w:rsidRDefault="005D7411">
      <w:pPr>
        <w:pStyle w:val="ImageCaption"/>
        <w:numPr>
          <w:ilvl w:val="0"/>
          <w:numId w:val="1"/>
        </w:numPr>
      </w:pPr>
    </w:p>
    <w:p w14:paraId="4E0454B3" w14:textId="77777777" w:rsidR="005D7411" w:rsidRDefault="00571C80">
      <w:pPr>
        <w:numPr>
          <w:ilvl w:val="0"/>
          <w:numId w:val="1"/>
        </w:numPr>
      </w:pPr>
      <w:r>
        <w:rPr>
          <w:noProof/>
        </w:rPr>
        <w:lastRenderedPageBreak/>
        <w:drawing>
          <wp:inline distT="0" distB="0" distL="0" distR="0" wp14:anchorId="2223B7F4" wp14:editId="4F54CB41">
            <wp:extent cx="4038600" cy="2413000"/>
            <wp:effectExtent l="0" t="0" r="0" b="0"/>
            <wp:docPr id="33" name="Picture" descr="batchAnalysisImg34.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4.png"/>
                    <pic:cNvPicPr>
                      <a:picLocks noChangeAspect="1" noChangeArrowheads="1"/>
                    </pic:cNvPicPr>
                  </pic:nvPicPr>
                  <pic:blipFill>
                    <a:blip r:embed="rId39"/>
                    <a:stretch>
                      <a:fillRect/>
                    </a:stretch>
                  </pic:blipFill>
                  <pic:spPr bwMode="auto">
                    <a:xfrm>
                      <a:off x="0" y="0"/>
                      <a:ext cx="4038600" cy="2413000"/>
                    </a:xfrm>
                    <a:prstGeom prst="rect">
                      <a:avLst/>
                    </a:prstGeom>
                    <a:noFill/>
                    <a:ln w="9525">
                      <a:noFill/>
                      <a:headEnd/>
                      <a:tailEnd/>
                    </a:ln>
                  </pic:spPr>
                </pic:pic>
              </a:graphicData>
            </a:graphic>
          </wp:inline>
        </w:drawing>
      </w:r>
    </w:p>
    <w:p w14:paraId="17324639" w14:textId="77777777" w:rsidR="005D7411" w:rsidRDefault="005D7411">
      <w:pPr>
        <w:pStyle w:val="ImageCaption"/>
        <w:numPr>
          <w:ilvl w:val="0"/>
          <w:numId w:val="1"/>
        </w:numPr>
      </w:pPr>
    </w:p>
    <w:p w14:paraId="7EBCC175" w14:textId="77777777" w:rsidR="005D7411" w:rsidRDefault="00571C80">
      <w:pPr>
        <w:numPr>
          <w:ilvl w:val="0"/>
          <w:numId w:val="13"/>
        </w:numPr>
      </w:pPr>
      <w:r>
        <w:t>Select Enable.</w:t>
      </w:r>
    </w:p>
    <w:p w14:paraId="2A56B405" w14:textId="77777777" w:rsidR="005D7411" w:rsidRDefault="00571C80">
      <w:pPr>
        <w:numPr>
          <w:ilvl w:val="0"/>
          <w:numId w:val="1"/>
        </w:numPr>
      </w:pPr>
      <w:r>
        <w:rPr>
          <w:noProof/>
        </w:rPr>
        <w:drawing>
          <wp:inline distT="0" distB="0" distL="0" distR="0" wp14:anchorId="03065EA0" wp14:editId="2668C3B8">
            <wp:extent cx="4902200" cy="3238500"/>
            <wp:effectExtent l="0" t="0" r="0" b="0"/>
            <wp:docPr id="34" name="Picture" descr="batchAnalysisImg35.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5.png"/>
                    <pic:cNvPicPr>
                      <a:picLocks noChangeAspect="1" noChangeArrowheads="1"/>
                    </pic:cNvPicPr>
                  </pic:nvPicPr>
                  <pic:blipFill>
                    <a:blip r:embed="rId40"/>
                    <a:stretch>
                      <a:fillRect/>
                    </a:stretch>
                  </pic:blipFill>
                  <pic:spPr bwMode="auto">
                    <a:xfrm>
                      <a:off x="0" y="0"/>
                      <a:ext cx="4902200" cy="3238500"/>
                    </a:xfrm>
                    <a:prstGeom prst="rect">
                      <a:avLst/>
                    </a:prstGeom>
                    <a:noFill/>
                    <a:ln w="9525">
                      <a:noFill/>
                      <a:headEnd/>
                      <a:tailEnd/>
                    </a:ln>
                  </pic:spPr>
                </pic:pic>
              </a:graphicData>
            </a:graphic>
          </wp:inline>
        </w:drawing>
      </w:r>
    </w:p>
    <w:p w14:paraId="5B44E9DF" w14:textId="77777777" w:rsidR="005D7411" w:rsidRDefault="005D7411">
      <w:pPr>
        <w:pStyle w:val="ImageCaption"/>
        <w:numPr>
          <w:ilvl w:val="0"/>
          <w:numId w:val="1"/>
        </w:numPr>
      </w:pPr>
    </w:p>
    <w:p w14:paraId="7DCD09D7" w14:textId="77777777" w:rsidR="005D7411" w:rsidRDefault="00571C80">
      <w:pPr>
        <w:numPr>
          <w:ilvl w:val="0"/>
          <w:numId w:val="13"/>
        </w:numPr>
      </w:pPr>
      <w:r>
        <w:t>Click Close.</w:t>
      </w:r>
    </w:p>
    <w:p w14:paraId="3DFF8AA5" w14:textId="77777777" w:rsidR="005D7411" w:rsidRDefault="00571C80">
      <w:pPr>
        <w:numPr>
          <w:ilvl w:val="0"/>
          <w:numId w:val="1"/>
        </w:numPr>
      </w:pPr>
      <w:r>
        <w:rPr>
          <w:noProof/>
        </w:rPr>
        <w:lastRenderedPageBreak/>
        <w:drawing>
          <wp:inline distT="0" distB="0" distL="0" distR="0" wp14:anchorId="1C29280A" wp14:editId="71F1C8F8">
            <wp:extent cx="4864100" cy="3225800"/>
            <wp:effectExtent l="0" t="0" r="0" b="0"/>
            <wp:docPr id="35" name="Picture" descr="batchAnalysisImg36.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6.png"/>
                    <pic:cNvPicPr>
                      <a:picLocks noChangeAspect="1" noChangeArrowheads="1"/>
                    </pic:cNvPicPr>
                  </pic:nvPicPr>
                  <pic:blipFill>
                    <a:blip r:embed="rId41"/>
                    <a:stretch>
                      <a:fillRect/>
                    </a:stretch>
                  </pic:blipFill>
                  <pic:spPr bwMode="auto">
                    <a:xfrm>
                      <a:off x="0" y="0"/>
                      <a:ext cx="4864100" cy="3225800"/>
                    </a:xfrm>
                    <a:prstGeom prst="rect">
                      <a:avLst/>
                    </a:prstGeom>
                    <a:noFill/>
                    <a:ln w="9525">
                      <a:noFill/>
                      <a:headEnd/>
                      <a:tailEnd/>
                    </a:ln>
                  </pic:spPr>
                </pic:pic>
              </a:graphicData>
            </a:graphic>
          </wp:inline>
        </w:drawing>
      </w:r>
    </w:p>
    <w:p w14:paraId="0F76BA6E" w14:textId="77777777" w:rsidR="005D7411" w:rsidRDefault="005D7411">
      <w:pPr>
        <w:pStyle w:val="ImageCaption"/>
        <w:numPr>
          <w:ilvl w:val="0"/>
          <w:numId w:val="1"/>
        </w:numPr>
      </w:pPr>
    </w:p>
    <w:p w14:paraId="58DAC34F" w14:textId="77777777" w:rsidR="005D7411" w:rsidRDefault="00571C80">
      <w:pPr>
        <w:numPr>
          <w:ilvl w:val="0"/>
          <w:numId w:val="13"/>
        </w:numPr>
      </w:pPr>
      <w:r>
        <w:t xml:space="preserve">Click </w:t>
      </w:r>
      <w:r>
        <w:rPr>
          <w:noProof/>
        </w:rPr>
        <w:drawing>
          <wp:inline distT="0" distB="0" distL="0" distR="0" wp14:anchorId="63B7BAEB" wp14:editId="1A8AA7B5">
            <wp:extent cx="228600" cy="114300"/>
            <wp:effectExtent l="0" t="0" r="0" b="0"/>
            <wp:docPr id="36" name="Picture" descr="batchAnalysisImg33.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3.png"/>
                    <pic:cNvPicPr>
                      <a:picLocks noChangeAspect="1" noChangeArrowheads="1"/>
                    </pic:cNvPicPr>
                  </pic:nvPicPr>
                  <pic:blipFill>
                    <a:blip r:embed="rId38"/>
                    <a:stretch>
                      <a:fillRect/>
                    </a:stretch>
                  </pic:blipFill>
                  <pic:spPr bwMode="auto">
                    <a:xfrm>
                      <a:off x="0" y="0"/>
                      <a:ext cx="228600" cy="114300"/>
                    </a:xfrm>
                    <a:prstGeom prst="rect">
                      <a:avLst/>
                    </a:prstGeom>
                    <a:noFill/>
                    <a:ln w="9525">
                      <a:noFill/>
                      <a:headEnd/>
                      <a:tailEnd/>
                    </a:ln>
                  </pic:spPr>
                </pic:pic>
              </a:graphicData>
            </a:graphic>
          </wp:inline>
        </w:drawing>
      </w:r>
      <w:r>
        <w:t xml:space="preserve"> and choose </w:t>
      </w:r>
      <w:r>
        <w:rPr>
          <w:b/>
        </w:rPr>
        <w:t>"Add to Featured Reports"</w:t>
      </w:r>
      <w:r>
        <w:t>.</w:t>
      </w:r>
    </w:p>
    <w:p w14:paraId="5B839420" w14:textId="77777777" w:rsidR="005D7411" w:rsidRDefault="00571C80">
      <w:pPr>
        <w:numPr>
          <w:ilvl w:val="0"/>
          <w:numId w:val="1"/>
        </w:numPr>
      </w:pPr>
      <w:r>
        <w:rPr>
          <w:noProof/>
        </w:rPr>
        <w:drawing>
          <wp:inline distT="0" distB="0" distL="0" distR="0" wp14:anchorId="54509887" wp14:editId="32F861B7">
            <wp:extent cx="4610100" cy="2857500"/>
            <wp:effectExtent l="0" t="0" r="0" b="0"/>
            <wp:docPr id="37" name="Picture" descr="batchAnalysisImg37.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7.png"/>
                    <pic:cNvPicPr>
                      <a:picLocks noChangeAspect="1" noChangeArrowheads="1"/>
                    </pic:cNvPicPr>
                  </pic:nvPicPr>
                  <pic:blipFill>
                    <a:blip r:embed="rId42"/>
                    <a:stretch>
                      <a:fillRect/>
                    </a:stretch>
                  </pic:blipFill>
                  <pic:spPr bwMode="auto">
                    <a:xfrm>
                      <a:off x="0" y="0"/>
                      <a:ext cx="4610100" cy="2857500"/>
                    </a:xfrm>
                    <a:prstGeom prst="rect">
                      <a:avLst/>
                    </a:prstGeom>
                    <a:noFill/>
                    <a:ln w="9525">
                      <a:noFill/>
                      <a:headEnd/>
                      <a:tailEnd/>
                    </a:ln>
                  </pic:spPr>
                </pic:pic>
              </a:graphicData>
            </a:graphic>
          </wp:inline>
        </w:drawing>
      </w:r>
    </w:p>
    <w:p w14:paraId="61D67513" w14:textId="77777777" w:rsidR="005D7411" w:rsidRDefault="005D7411">
      <w:pPr>
        <w:pStyle w:val="ImageCaption"/>
        <w:numPr>
          <w:ilvl w:val="0"/>
          <w:numId w:val="1"/>
        </w:numPr>
      </w:pPr>
    </w:p>
    <w:p w14:paraId="7B5657DA" w14:textId="77777777" w:rsidR="005D7411" w:rsidRDefault="00571C80">
      <w:pPr>
        <w:numPr>
          <w:ilvl w:val="0"/>
          <w:numId w:val="13"/>
        </w:numPr>
      </w:pPr>
      <w:r>
        <w:t>The report will now be available on the dashboard.</w:t>
      </w:r>
    </w:p>
    <w:p w14:paraId="3A75535C" w14:textId="77777777" w:rsidR="005D7411" w:rsidRDefault="00571C80">
      <w:pPr>
        <w:numPr>
          <w:ilvl w:val="0"/>
          <w:numId w:val="1"/>
        </w:numPr>
      </w:pPr>
      <w:r>
        <w:rPr>
          <w:noProof/>
        </w:rPr>
        <w:lastRenderedPageBreak/>
        <w:drawing>
          <wp:inline distT="0" distB="0" distL="0" distR="0" wp14:anchorId="7DC967D1" wp14:editId="32A0C1ED">
            <wp:extent cx="4610100" cy="3873500"/>
            <wp:effectExtent l="0" t="0" r="0" b="0"/>
            <wp:docPr id="38" name="Picture" descr="batchAnalysisImg38.png"/>
            <wp:cNvGraphicFramePr/>
            <a:graphic xmlns:a="http://schemas.openxmlformats.org/drawingml/2006/main">
              <a:graphicData uri="http://schemas.openxmlformats.org/drawingml/2006/picture">
                <pic:pic xmlns:pic="http://schemas.openxmlformats.org/drawingml/2006/picture">
                  <pic:nvPicPr>
                    <pic:cNvPr id="0" name="Picture" descr="images/BatchAnalysis/batchAnalysisImg38.png"/>
                    <pic:cNvPicPr>
                      <a:picLocks noChangeAspect="1" noChangeArrowheads="1"/>
                    </pic:cNvPicPr>
                  </pic:nvPicPr>
                  <pic:blipFill>
                    <a:blip r:embed="rId43"/>
                    <a:stretch>
                      <a:fillRect/>
                    </a:stretch>
                  </pic:blipFill>
                  <pic:spPr bwMode="auto">
                    <a:xfrm>
                      <a:off x="0" y="0"/>
                      <a:ext cx="4610100" cy="3873500"/>
                    </a:xfrm>
                    <a:prstGeom prst="rect">
                      <a:avLst/>
                    </a:prstGeom>
                    <a:noFill/>
                    <a:ln w="9525">
                      <a:noFill/>
                      <a:headEnd/>
                      <a:tailEnd/>
                    </a:ln>
                  </pic:spPr>
                </pic:pic>
              </a:graphicData>
            </a:graphic>
          </wp:inline>
        </w:drawing>
      </w:r>
    </w:p>
    <w:p w14:paraId="420BD25A" w14:textId="77777777" w:rsidR="005D7411" w:rsidRDefault="005D7411">
      <w:pPr>
        <w:pStyle w:val="ImageCaption"/>
        <w:numPr>
          <w:ilvl w:val="0"/>
          <w:numId w:val="1"/>
        </w:numPr>
      </w:pPr>
    </w:p>
    <w:sectPr w:rsidR="005D74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Cindy Gross" w:date="2015-04-24T17:51:00Z" w:initials="CG">
    <w:p w14:paraId="33FCDB59" w14:textId="77777777" w:rsidR="00560355" w:rsidRDefault="00560355">
      <w:pPr>
        <w:pStyle w:val="CommentText"/>
      </w:pPr>
      <w:r>
        <w:rPr>
          <w:rStyle w:val="CommentReference"/>
        </w:rPr>
        <w:annotationRef/>
      </w:r>
      <w:r>
        <w:t>Moved line and added the comment about brackets and the name of the actual &lt;storage…&gt;</w:t>
      </w:r>
    </w:p>
  </w:comment>
  <w:comment w:id="10" w:author="Cindy Gross" w:date="2015-04-24T17:52:00Z" w:initials="CG">
    <w:p w14:paraId="0677AE2B" w14:textId="77777777" w:rsidR="00560355" w:rsidRDefault="00560355">
      <w:pPr>
        <w:pStyle w:val="CommentText"/>
      </w:pPr>
      <w:r>
        <w:rPr>
          <w:rStyle w:val="CommentReference"/>
        </w:rPr>
        <w:annotationRef/>
      </w:r>
      <w:r>
        <w:t xml:space="preserve">The .txt file on </w:t>
      </w:r>
      <w:proofErr w:type="spellStart"/>
      <w:r>
        <w:t>github</w:t>
      </w:r>
      <w:proofErr w:type="spellEnd"/>
      <w:r>
        <w:t xml:space="preserve"> says “&lt;your account name&gt;”</w:t>
      </w:r>
    </w:p>
  </w:comment>
  <w:comment w:id="11" w:author="Cindy Gross" w:date="2015-04-24T17:56:00Z" w:initials="CG">
    <w:p w14:paraId="38614A04" w14:textId="77777777" w:rsidR="006A507C" w:rsidRDefault="006A507C">
      <w:pPr>
        <w:pStyle w:val="CommentText"/>
      </w:pPr>
      <w:r>
        <w:rPr>
          <w:rStyle w:val="CommentReference"/>
        </w:rPr>
        <w:annotationRef/>
      </w:r>
      <w:r>
        <w:t>This could easily result in poor performance from “too many” partitions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FCDB59" w15:done="0"/>
  <w15:commentEx w15:paraId="0677AE2B" w15:done="0"/>
  <w15:commentEx w15:paraId="38614A0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3A9CBA3"/>
    <w:multiLevelType w:val="multilevel"/>
    <w:tmpl w:val="EAC8BD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0537F96"/>
    <w:multiLevelType w:val="multilevel"/>
    <w:tmpl w:val="C3F631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79AD3492"/>
    <w:multiLevelType w:val="multilevel"/>
    <w:tmpl w:val="50228B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ndy Gross">
    <w15:presenceInfo w15:providerId="None" w15:userId="Cindy Gro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2"/>
  </w:compat>
  <w:rsids>
    <w:rsidRoot w:val="005D7411"/>
    <w:rsid w:val="0014662F"/>
    <w:rsid w:val="001C24C9"/>
    <w:rsid w:val="001C4F76"/>
    <w:rsid w:val="00560355"/>
    <w:rsid w:val="00571C80"/>
    <w:rsid w:val="005D7411"/>
    <w:rsid w:val="006A507C"/>
    <w:rsid w:val="008F604E"/>
    <w:rsid w:val="00942780"/>
    <w:rsid w:val="00C83758"/>
    <w:rsid w:val="00E9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31CDB"/>
  <w15:docId w15:val="{27617D87-1B32-404E-9E91-90D7B0D2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560355"/>
    <w:rPr>
      <w:sz w:val="16"/>
      <w:szCs w:val="16"/>
    </w:rPr>
  </w:style>
  <w:style w:type="paragraph" w:styleId="CommentText">
    <w:name w:val="annotation text"/>
    <w:basedOn w:val="Normal"/>
    <w:link w:val="CommentTextChar"/>
    <w:semiHidden/>
    <w:unhideWhenUsed/>
    <w:rsid w:val="00560355"/>
    <w:rPr>
      <w:sz w:val="20"/>
      <w:szCs w:val="20"/>
    </w:rPr>
  </w:style>
  <w:style w:type="character" w:customStyle="1" w:styleId="CommentTextChar">
    <w:name w:val="Comment Text Char"/>
    <w:basedOn w:val="DefaultParagraphFont"/>
    <w:link w:val="CommentText"/>
    <w:semiHidden/>
    <w:rsid w:val="00560355"/>
    <w:rPr>
      <w:sz w:val="20"/>
      <w:szCs w:val="20"/>
    </w:rPr>
  </w:style>
  <w:style w:type="paragraph" w:styleId="CommentSubject">
    <w:name w:val="annotation subject"/>
    <w:basedOn w:val="CommentText"/>
    <w:next w:val="CommentText"/>
    <w:link w:val="CommentSubjectChar"/>
    <w:semiHidden/>
    <w:unhideWhenUsed/>
    <w:rsid w:val="00560355"/>
    <w:rPr>
      <w:b/>
      <w:bCs/>
    </w:rPr>
  </w:style>
  <w:style w:type="character" w:customStyle="1" w:styleId="CommentSubjectChar">
    <w:name w:val="Comment Subject Char"/>
    <w:basedOn w:val="CommentTextChar"/>
    <w:link w:val="CommentSubject"/>
    <w:semiHidden/>
    <w:rsid w:val="00560355"/>
    <w:rPr>
      <w:b/>
      <w:bCs/>
      <w:sz w:val="20"/>
      <w:szCs w:val="20"/>
    </w:rPr>
  </w:style>
  <w:style w:type="paragraph" w:styleId="BalloonText">
    <w:name w:val="Balloon Text"/>
    <w:basedOn w:val="Normal"/>
    <w:link w:val="BalloonTextChar"/>
    <w:semiHidden/>
    <w:unhideWhenUsed/>
    <w:rsid w:val="00560355"/>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5603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microsoft.com/office/2011/relationships/commentsExtended" Target="commentsExtended.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23</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Cindy Gross</cp:lastModifiedBy>
  <cp:revision>6</cp:revision>
  <dcterms:created xsi:type="dcterms:W3CDTF">2015-02-26T17:40:00Z</dcterms:created>
  <dcterms:modified xsi:type="dcterms:W3CDTF">2015-04-27T19:56:00Z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