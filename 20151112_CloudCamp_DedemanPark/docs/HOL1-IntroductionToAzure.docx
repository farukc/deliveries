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FB2BB" w14:textId="062D9E80" w:rsidR="008B643C" w:rsidRDefault="0035399A">
      <w:pPr>
        <w:pStyle w:val="Heading1"/>
      </w:pPr>
      <w:bookmarkStart w:id="0" w:name="hands-on-lab-1---introduction-to-the-azu"/>
      <w:bookmarkStart w:id="1" w:name="_GoBack"/>
      <w:bookmarkEnd w:id="1"/>
      <w:r>
        <w:t>Hands on Lab 1 - Introduction to the Azure Portal</w:t>
      </w:r>
    </w:p>
    <w:bookmarkEnd w:id="0"/>
    <w:p w14:paraId="00787253" w14:textId="77777777" w:rsidR="008B643C" w:rsidRDefault="0035399A">
      <w:r>
        <w:t xml:space="preserve">Overall time to complete: </w:t>
      </w:r>
      <w:r>
        <w:rPr>
          <w:b/>
        </w:rPr>
        <w:t>20 minutes</w:t>
      </w:r>
    </w:p>
    <w:p w14:paraId="27C68B15" w14:textId="77777777" w:rsidR="008B643C" w:rsidRDefault="0035399A">
      <w:r>
        <w:t xml:space="preserve">Prerequisites: </w:t>
      </w:r>
      <w:r>
        <w:rPr>
          <w:b/>
        </w:rPr>
        <w:t xml:space="preserve">A valid Azure subscription and a valid Microsoft or Organizational </w:t>
      </w:r>
      <w:ins w:id="2" w:author="Cindy Gross" w:date="2015-04-23T13:13:00Z">
        <w:r w:rsidR="00C1134C">
          <w:rPr>
            <w:b/>
          </w:rPr>
          <w:t xml:space="preserve">email id </w:t>
        </w:r>
      </w:ins>
      <w:r>
        <w:rPr>
          <w:b/>
        </w:rPr>
        <w:t>that is able to access the subscription</w:t>
      </w:r>
    </w:p>
    <w:p w14:paraId="06D26F90" w14:textId="77777777" w:rsidR="008B643C" w:rsidRDefault="0035399A">
      <w:pPr>
        <w:pStyle w:val="Heading1"/>
      </w:pPr>
      <w:bookmarkStart w:id="3" w:name="managing-azure-services"/>
      <w:r>
        <w:t>1. Managing Azure Services</w:t>
      </w:r>
    </w:p>
    <w:bookmarkEnd w:id="3"/>
    <w:p w14:paraId="520E9881" w14:textId="77777777" w:rsidR="008B643C" w:rsidRDefault="0035399A">
      <w:r>
        <w:t>There are two web portal</w:t>
      </w:r>
      <w:ins w:id="4" w:author="Cindy Gross" w:date="2015-04-23T13:13:00Z">
        <w:r w:rsidR="00C1134C">
          <w:t>s</w:t>
        </w:r>
      </w:ins>
      <w:r>
        <w:t xml:space="preserve"> available to manage everything you need to in Microsoft Azure. In this hands on lab we will look at both portals and consider how to navigate around the various services that Azure provides.</w:t>
      </w:r>
    </w:p>
    <w:p w14:paraId="14FD5D01" w14:textId="77777777" w:rsidR="008B643C" w:rsidRDefault="0035399A">
      <w:r>
        <w:t xml:space="preserve">We'll look at the </w:t>
      </w:r>
      <w:hyperlink r:id="rId5">
        <w:r>
          <w:rPr>
            <w:rStyle w:val="Link"/>
          </w:rPr>
          <w:t>Management Portal</w:t>
        </w:r>
      </w:hyperlink>
      <w:r>
        <w:t xml:space="preserve"> which allows administrators to view and administer most, but not all</w:t>
      </w:r>
      <w:ins w:id="5" w:author="Cindy Gross" w:date="2015-04-23T13:14:00Z">
        <w:r w:rsidR="00C1134C">
          <w:t>,</w:t>
        </w:r>
      </w:ins>
      <w:r>
        <w:t xml:space="preserve"> Azure services and features. A newer portal is currently in preview. This is the "</w:t>
      </w:r>
      <w:hyperlink r:id="rId6">
        <w:r>
          <w:rPr>
            <w:rStyle w:val="Link"/>
          </w:rPr>
          <w:t>Azure Preview Portal</w:t>
        </w:r>
      </w:hyperlink>
      <w:r>
        <w:t>". We'll be taking a look at this too as many of the features that are both generally available and in preview are not accessible through the Management Portal.</w:t>
      </w:r>
    </w:p>
    <w:p w14:paraId="56E599C6" w14:textId="77777777" w:rsidR="008B643C" w:rsidRDefault="0035399A">
      <w:r>
        <w:t>During this lab please bear in mind that the first "port of call" to manage your Azure services should be done through the Azure Preview Portal but as certain functionality is not available in this portal we will be considering the Management Portal to plug the gap.</w:t>
      </w:r>
    </w:p>
    <w:p w14:paraId="4149136D" w14:textId="77777777" w:rsidR="008B643C" w:rsidRDefault="0035399A">
      <w:pPr>
        <w:pStyle w:val="Heading2"/>
      </w:pPr>
      <w:bookmarkStart w:id="6" w:name="service-naming"/>
      <w:r>
        <w:t>Service Naming</w:t>
      </w:r>
    </w:p>
    <w:bookmarkEnd w:id="6"/>
    <w:p w14:paraId="2B7B15EA" w14:textId="77777777" w:rsidR="008B643C" w:rsidRDefault="0035399A">
      <w:r>
        <w:t xml:space="preserve">Service names in Azure are unique. So, for example, a storage account that is named </w:t>
      </w:r>
      <w:r>
        <w:rPr>
          <w:i/>
        </w:rPr>
        <w:t>analyticscourse</w:t>
      </w:r>
      <w:r>
        <w:t xml:space="preserve"> will be unique across all of Azure. As such please choose unique names for the services in lieu of the example names in this lab and ensure that the names are within the bounds of the service naming policy, </w:t>
      </w:r>
      <w:del w:id="7" w:author="Cindy Gross" w:date="2015-04-23T13:14:00Z">
        <w:r w:rsidDel="00C1134C">
          <w:delText xml:space="preserve">but </w:delText>
        </w:r>
      </w:del>
      <w:ins w:id="8" w:author="Cindy Gross" w:date="2015-04-23T13:14:00Z">
        <w:r w:rsidR="00C1134C">
          <w:t xml:space="preserve">by </w:t>
        </w:r>
      </w:ins>
      <w:r>
        <w:t xml:space="preserve">which we generally mean the minimum and maximum number of characters which the portal will reveal to you. If in doubt use lower case for all naming. You'll find that certain words are not permitted in service names as well but the portal will </w:t>
      </w:r>
      <w:del w:id="9" w:author="Cindy Gross" w:date="2015-04-23T13:15:00Z">
        <w:r w:rsidDel="00C1134C">
          <w:delText>return you a concrete</w:delText>
        </w:r>
      </w:del>
      <w:ins w:id="10" w:author="Cindy Gross" w:date="2015-04-23T13:15:00Z">
        <w:r w:rsidR="00C1134C">
          <w:t>give an explicit naming requirement</w:t>
        </w:r>
      </w:ins>
      <w:del w:id="11" w:author="Cindy Gross" w:date="2015-04-23T13:15:00Z">
        <w:r w:rsidDel="00C1134C">
          <w:delText xml:space="preserve"> explanation</w:delText>
        </w:r>
      </w:del>
      <w:r>
        <w:t xml:space="preserve"> if you choose one of these reserved names.</w:t>
      </w:r>
    </w:p>
    <w:p w14:paraId="2C047944" w14:textId="77777777" w:rsidR="008B643C" w:rsidRDefault="0035399A">
      <w:pPr>
        <w:pStyle w:val="Heading2"/>
      </w:pPr>
      <w:bookmarkStart w:id="12" w:name="locations"/>
      <w:r>
        <w:t>Locations</w:t>
      </w:r>
    </w:p>
    <w:bookmarkEnd w:id="12"/>
    <w:p w14:paraId="42ACF594" w14:textId="77777777" w:rsidR="008B643C" w:rsidRDefault="0035399A">
      <w:r>
        <w:t>In this lab we will be creating a number of Azure services. Examples of some of the more important ones are:</w:t>
      </w:r>
    </w:p>
    <w:p w14:paraId="0055FA5F" w14:textId="77777777" w:rsidR="008B643C" w:rsidRDefault="0035399A">
      <w:pPr>
        <w:pStyle w:val="Compact"/>
        <w:numPr>
          <w:ilvl w:val="0"/>
          <w:numId w:val="2"/>
        </w:numPr>
      </w:pPr>
      <w:r>
        <w:t>storage</w:t>
      </w:r>
    </w:p>
    <w:p w14:paraId="7D72CC8D" w14:textId="77777777" w:rsidR="008B643C" w:rsidRDefault="0035399A">
      <w:pPr>
        <w:pStyle w:val="Compact"/>
        <w:numPr>
          <w:ilvl w:val="0"/>
          <w:numId w:val="2"/>
        </w:numPr>
      </w:pPr>
      <w:r>
        <w:t>compute</w:t>
      </w:r>
    </w:p>
    <w:p w14:paraId="381E2659" w14:textId="77777777" w:rsidR="008B643C" w:rsidRDefault="0035399A">
      <w:pPr>
        <w:pStyle w:val="Compact"/>
        <w:numPr>
          <w:ilvl w:val="0"/>
          <w:numId w:val="2"/>
        </w:numPr>
      </w:pPr>
      <w:r>
        <w:t>resource groups</w:t>
      </w:r>
    </w:p>
    <w:p w14:paraId="77B2068F" w14:textId="77777777" w:rsidR="008B643C" w:rsidRDefault="0035399A">
      <w:r>
        <w:lastRenderedPageBreak/>
        <w:t>Microsoft has invested in data centers across the globe. For the purpose of this lab and others we will choose a single data center and use that throughout. Whil</w:t>
      </w:r>
      <w:ins w:id="13" w:author="Cindy Gross" w:date="2015-04-23T13:16:00Z">
        <w:r w:rsidR="00B9641D">
          <w:t>e</w:t>
        </w:r>
      </w:ins>
      <w:del w:id="14" w:author="Cindy Gross" w:date="2015-04-23T13:16:00Z">
        <w:r w:rsidDel="00B9641D">
          <w:delText>st</w:delText>
        </w:r>
      </w:del>
      <w:r>
        <w:t xml:space="preserve"> this is not mandatory, it's relevant for a number of reasons.</w:t>
      </w:r>
    </w:p>
    <w:p w14:paraId="03B2A12D" w14:textId="77777777" w:rsidR="008B643C" w:rsidRDefault="0035399A">
      <w:pPr>
        <w:pStyle w:val="Compact"/>
        <w:numPr>
          <w:ilvl w:val="0"/>
          <w:numId w:val="3"/>
        </w:numPr>
      </w:pPr>
      <w:r>
        <w:t>you're charged egress costs on data leaving a data center</w:t>
      </w:r>
    </w:p>
    <w:p w14:paraId="76DDED52" w14:textId="77777777" w:rsidR="008B643C" w:rsidRDefault="0035399A">
      <w:pPr>
        <w:pStyle w:val="Compact"/>
        <w:numPr>
          <w:ilvl w:val="0"/>
          <w:numId w:val="3"/>
        </w:numPr>
        <w:rPr>
          <w:ins w:id="15" w:author="Cindy Gross" w:date="2015-04-23T13:16:00Z"/>
        </w:rPr>
      </w:pPr>
      <w:r>
        <w:t>intra-datacenter routing is faster and doesn't need to cross the internet</w:t>
      </w:r>
    </w:p>
    <w:p w14:paraId="3AE668E9" w14:textId="77777777" w:rsidR="00B9641D" w:rsidRDefault="00B9641D">
      <w:pPr>
        <w:pStyle w:val="Compact"/>
        <w:numPr>
          <w:ilvl w:val="0"/>
          <w:numId w:val="3"/>
        </w:numPr>
      </w:pPr>
      <w:ins w:id="16" w:author="Cindy Gross" w:date="2015-04-23T13:16:00Z">
        <w:r>
          <w:t xml:space="preserve">some services require that related services be in the </w:t>
        </w:r>
      </w:ins>
      <w:ins w:id="17" w:author="Cindy Gross" w:date="2015-04-23T13:17:00Z">
        <w:r>
          <w:t>same data center</w:t>
        </w:r>
      </w:ins>
    </w:p>
    <w:p w14:paraId="345391E1" w14:textId="77777777" w:rsidR="008B643C" w:rsidRDefault="0035399A">
      <w:r>
        <w:t>In this lab we'll typically choose the "North Europe" location</w:t>
      </w:r>
      <w:ins w:id="18" w:author="Cindy Gross" w:date="2015-04-23T13:17:00Z">
        <w:r w:rsidR="00B9641D">
          <w:t xml:space="preserve"> in the examples</w:t>
        </w:r>
      </w:ins>
      <w:r>
        <w:t xml:space="preserve"> but it's important to choose the data center location closest to you.</w:t>
      </w:r>
    </w:p>
    <w:p w14:paraId="05103969" w14:textId="77777777" w:rsidR="008B643C" w:rsidRDefault="0035399A">
      <w:r>
        <w:t>The following shows the available data centers. Microsoft has Azure data centers in China too which are not shown on this list.</w:t>
      </w:r>
    </w:p>
    <w:p w14:paraId="5A772E5C" w14:textId="77777777" w:rsidR="008B643C" w:rsidRDefault="0035399A">
      <w:r>
        <w:rPr>
          <w:noProof/>
        </w:rPr>
        <w:drawing>
          <wp:inline distT="0" distB="0" distL="0" distR="0" wp14:anchorId="4790EB83" wp14:editId="1DA7D03E">
            <wp:extent cx="5575300" cy="3213100"/>
            <wp:effectExtent l="0" t="0" r="0" b="0"/>
            <wp:docPr id="1" name="Picture" descr="changeSubscriptionImg0.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0.png"/>
                    <pic:cNvPicPr>
                      <a:picLocks noChangeAspect="1" noChangeArrowheads="1"/>
                    </pic:cNvPicPr>
                  </pic:nvPicPr>
                  <pic:blipFill>
                    <a:blip r:embed="rId7"/>
                    <a:stretch>
                      <a:fillRect/>
                    </a:stretch>
                  </pic:blipFill>
                  <pic:spPr bwMode="auto">
                    <a:xfrm>
                      <a:off x="0" y="0"/>
                      <a:ext cx="5575300" cy="3213100"/>
                    </a:xfrm>
                    <a:prstGeom prst="rect">
                      <a:avLst/>
                    </a:prstGeom>
                    <a:noFill/>
                    <a:ln w="9525">
                      <a:noFill/>
                      <a:headEnd/>
                      <a:tailEnd/>
                    </a:ln>
                  </pic:spPr>
                </pic:pic>
              </a:graphicData>
            </a:graphic>
          </wp:inline>
        </w:drawing>
      </w:r>
    </w:p>
    <w:p w14:paraId="293A689F" w14:textId="77777777" w:rsidR="008B643C" w:rsidRDefault="008B643C">
      <w:pPr>
        <w:pStyle w:val="ImageCaption"/>
      </w:pPr>
    </w:p>
    <w:tbl>
      <w:tblPr>
        <w:tblW w:w="0" w:type="auto"/>
        <w:tblLook w:val="04A0" w:firstRow="1" w:lastRow="0" w:firstColumn="1" w:lastColumn="0" w:noHBand="0" w:noVBand="1"/>
      </w:tblPr>
      <w:tblGrid>
        <w:gridCol w:w="2212"/>
        <w:gridCol w:w="2166"/>
      </w:tblGrid>
      <w:tr w:rsidR="008B643C" w14:paraId="14628B7B" w14:textId="77777777">
        <w:tc>
          <w:tcPr>
            <w:tcW w:w="0" w:type="auto"/>
            <w:tcBorders>
              <w:bottom w:val="single" w:sz="0" w:space="0" w:color="auto"/>
            </w:tcBorders>
            <w:vAlign w:val="bottom"/>
          </w:tcPr>
          <w:p w14:paraId="40CC7680" w14:textId="77777777" w:rsidR="008B643C" w:rsidRDefault="0035399A">
            <w:pPr>
              <w:pStyle w:val="Compact"/>
            </w:pPr>
            <w:r>
              <w:t>AZURE REGION</w:t>
            </w:r>
          </w:p>
        </w:tc>
        <w:tc>
          <w:tcPr>
            <w:tcW w:w="0" w:type="auto"/>
            <w:tcBorders>
              <w:bottom w:val="single" w:sz="0" w:space="0" w:color="auto"/>
            </w:tcBorders>
            <w:vAlign w:val="bottom"/>
          </w:tcPr>
          <w:p w14:paraId="7EEAE510" w14:textId="77777777" w:rsidR="008B643C" w:rsidRDefault="0035399A">
            <w:pPr>
              <w:pStyle w:val="Compact"/>
            </w:pPr>
            <w:r>
              <w:t>LOCATION</w:t>
            </w:r>
          </w:p>
        </w:tc>
      </w:tr>
      <w:tr w:rsidR="008B643C" w14:paraId="5CBF7957" w14:textId="77777777">
        <w:tc>
          <w:tcPr>
            <w:tcW w:w="0" w:type="auto"/>
          </w:tcPr>
          <w:p w14:paraId="238D9A1E" w14:textId="77777777" w:rsidR="008B643C" w:rsidRDefault="0035399A">
            <w:pPr>
              <w:pStyle w:val="Compact"/>
            </w:pPr>
            <w:r>
              <w:t>Central US</w:t>
            </w:r>
          </w:p>
        </w:tc>
        <w:tc>
          <w:tcPr>
            <w:tcW w:w="0" w:type="auto"/>
          </w:tcPr>
          <w:p w14:paraId="0A5E3FBA" w14:textId="77777777" w:rsidR="008B643C" w:rsidRDefault="0035399A">
            <w:pPr>
              <w:pStyle w:val="Compact"/>
            </w:pPr>
            <w:r>
              <w:t>Iowa</w:t>
            </w:r>
          </w:p>
        </w:tc>
      </w:tr>
      <w:tr w:rsidR="008B643C" w14:paraId="2725B2C2" w14:textId="77777777">
        <w:tc>
          <w:tcPr>
            <w:tcW w:w="0" w:type="auto"/>
          </w:tcPr>
          <w:p w14:paraId="389EF657" w14:textId="77777777" w:rsidR="008B643C" w:rsidRDefault="0035399A">
            <w:pPr>
              <w:pStyle w:val="Compact"/>
            </w:pPr>
            <w:r>
              <w:t>East US</w:t>
            </w:r>
          </w:p>
        </w:tc>
        <w:tc>
          <w:tcPr>
            <w:tcW w:w="0" w:type="auto"/>
          </w:tcPr>
          <w:p w14:paraId="455D4B7C" w14:textId="77777777" w:rsidR="008B643C" w:rsidRDefault="0035399A">
            <w:pPr>
              <w:pStyle w:val="Compact"/>
            </w:pPr>
            <w:r>
              <w:t>Virginia</w:t>
            </w:r>
          </w:p>
        </w:tc>
      </w:tr>
      <w:tr w:rsidR="008B643C" w14:paraId="563C565D" w14:textId="77777777">
        <w:tc>
          <w:tcPr>
            <w:tcW w:w="0" w:type="auto"/>
          </w:tcPr>
          <w:p w14:paraId="6C4786BA" w14:textId="77777777" w:rsidR="008B643C" w:rsidRDefault="0035399A">
            <w:pPr>
              <w:pStyle w:val="Compact"/>
            </w:pPr>
            <w:r>
              <w:t>East US 2</w:t>
            </w:r>
          </w:p>
        </w:tc>
        <w:tc>
          <w:tcPr>
            <w:tcW w:w="0" w:type="auto"/>
          </w:tcPr>
          <w:p w14:paraId="0F088E00" w14:textId="77777777" w:rsidR="008B643C" w:rsidRDefault="0035399A">
            <w:pPr>
              <w:pStyle w:val="Compact"/>
            </w:pPr>
            <w:r>
              <w:t>Virginia</w:t>
            </w:r>
          </w:p>
        </w:tc>
      </w:tr>
      <w:tr w:rsidR="008B643C" w14:paraId="1D95DDDC" w14:textId="77777777">
        <w:tc>
          <w:tcPr>
            <w:tcW w:w="0" w:type="auto"/>
          </w:tcPr>
          <w:p w14:paraId="63CA08BF" w14:textId="77777777" w:rsidR="008B643C" w:rsidRDefault="0035399A">
            <w:pPr>
              <w:pStyle w:val="Compact"/>
            </w:pPr>
            <w:r>
              <w:t>US Gov Iowa</w:t>
            </w:r>
          </w:p>
        </w:tc>
        <w:tc>
          <w:tcPr>
            <w:tcW w:w="0" w:type="auto"/>
          </w:tcPr>
          <w:p w14:paraId="58BE74DB" w14:textId="77777777" w:rsidR="008B643C" w:rsidRDefault="0035399A">
            <w:pPr>
              <w:pStyle w:val="Compact"/>
            </w:pPr>
            <w:r>
              <w:t>Iowa</w:t>
            </w:r>
          </w:p>
        </w:tc>
      </w:tr>
      <w:tr w:rsidR="008B643C" w14:paraId="29BC6FBA" w14:textId="77777777">
        <w:tc>
          <w:tcPr>
            <w:tcW w:w="0" w:type="auto"/>
          </w:tcPr>
          <w:p w14:paraId="196D14C5" w14:textId="77777777" w:rsidR="008B643C" w:rsidRDefault="0035399A">
            <w:pPr>
              <w:pStyle w:val="Compact"/>
            </w:pPr>
            <w:r>
              <w:t>US Gov Virginia</w:t>
            </w:r>
          </w:p>
        </w:tc>
        <w:tc>
          <w:tcPr>
            <w:tcW w:w="0" w:type="auto"/>
          </w:tcPr>
          <w:p w14:paraId="08C286DD" w14:textId="77777777" w:rsidR="008B643C" w:rsidRDefault="0035399A">
            <w:pPr>
              <w:pStyle w:val="Compact"/>
            </w:pPr>
            <w:r>
              <w:t>Virginia</w:t>
            </w:r>
          </w:p>
        </w:tc>
      </w:tr>
      <w:tr w:rsidR="008B643C" w14:paraId="1A9A0705" w14:textId="77777777">
        <w:tc>
          <w:tcPr>
            <w:tcW w:w="0" w:type="auto"/>
          </w:tcPr>
          <w:p w14:paraId="3D170930" w14:textId="77777777" w:rsidR="008B643C" w:rsidRDefault="0035399A">
            <w:pPr>
              <w:pStyle w:val="Compact"/>
            </w:pPr>
            <w:r>
              <w:t>North Central US</w:t>
            </w:r>
          </w:p>
        </w:tc>
        <w:tc>
          <w:tcPr>
            <w:tcW w:w="0" w:type="auto"/>
          </w:tcPr>
          <w:p w14:paraId="37C84F61" w14:textId="77777777" w:rsidR="008B643C" w:rsidRDefault="0035399A">
            <w:pPr>
              <w:pStyle w:val="Compact"/>
            </w:pPr>
            <w:r>
              <w:t>Illinois</w:t>
            </w:r>
          </w:p>
        </w:tc>
      </w:tr>
      <w:tr w:rsidR="008B643C" w14:paraId="4800513C" w14:textId="77777777">
        <w:tc>
          <w:tcPr>
            <w:tcW w:w="0" w:type="auto"/>
          </w:tcPr>
          <w:p w14:paraId="220C08EF" w14:textId="77777777" w:rsidR="008B643C" w:rsidRDefault="0035399A">
            <w:pPr>
              <w:pStyle w:val="Compact"/>
            </w:pPr>
            <w:r>
              <w:t>South Central US</w:t>
            </w:r>
          </w:p>
        </w:tc>
        <w:tc>
          <w:tcPr>
            <w:tcW w:w="0" w:type="auto"/>
          </w:tcPr>
          <w:p w14:paraId="42BF828E" w14:textId="77777777" w:rsidR="008B643C" w:rsidRDefault="0035399A">
            <w:pPr>
              <w:pStyle w:val="Compact"/>
            </w:pPr>
            <w:r>
              <w:t>Texas</w:t>
            </w:r>
          </w:p>
        </w:tc>
      </w:tr>
      <w:tr w:rsidR="008B643C" w14:paraId="3BE89127" w14:textId="77777777">
        <w:tc>
          <w:tcPr>
            <w:tcW w:w="0" w:type="auto"/>
          </w:tcPr>
          <w:p w14:paraId="4F3947DB" w14:textId="77777777" w:rsidR="008B643C" w:rsidRDefault="0035399A">
            <w:pPr>
              <w:pStyle w:val="Compact"/>
            </w:pPr>
            <w:r>
              <w:t>West US</w:t>
            </w:r>
          </w:p>
        </w:tc>
        <w:tc>
          <w:tcPr>
            <w:tcW w:w="0" w:type="auto"/>
          </w:tcPr>
          <w:p w14:paraId="63868D53" w14:textId="77777777" w:rsidR="008B643C" w:rsidRDefault="0035399A">
            <w:pPr>
              <w:pStyle w:val="Compact"/>
            </w:pPr>
            <w:r>
              <w:t>California</w:t>
            </w:r>
          </w:p>
        </w:tc>
      </w:tr>
      <w:tr w:rsidR="008B643C" w14:paraId="76BF70E2" w14:textId="77777777">
        <w:tc>
          <w:tcPr>
            <w:tcW w:w="0" w:type="auto"/>
          </w:tcPr>
          <w:p w14:paraId="64156380" w14:textId="77777777" w:rsidR="008B643C" w:rsidRDefault="0035399A">
            <w:pPr>
              <w:pStyle w:val="Compact"/>
            </w:pPr>
            <w:r>
              <w:t>North Europe</w:t>
            </w:r>
          </w:p>
        </w:tc>
        <w:tc>
          <w:tcPr>
            <w:tcW w:w="0" w:type="auto"/>
          </w:tcPr>
          <w:p w14:paraId="239719A4" w14:textId="77777777" w:rsidR="008B643C" w:rsidRDefault="0035399A">
            <w:pPr>
              <w:pStyle w:val="Compact"/>
            </w:pPr>
            <w:r>
              <w:t>Ireland</w:t>
            </w:r>
          </w:p>
        </w:tc>
      </w:tr>
      <w:tr w:rsidR="008B643C" w14:paraId="443E103E" w14:textId="77777777">
        <w:tc>
          <w:tcPr>
            <w:tcW w:w="0" w:type="auto"/>
          </w:tcPr>
          <w:p w14:paraId="295A72CF" w14:textId="77777777" w:rsidR="008B643C" w:rsidRDefault="0035399A">
            <w:pPr>
              <w:pStyle w:val="Compact"/>
            </w:pPr>
            <w:r>
              <w:lastRenderedPageBreak/>
              <w:t>West Europe</w:t>
            </w:r>
          </w:p>
        </w:tc>
        <w:tc>
          <w:tcPr>
            <w:tcW w:w="0" w:type="auto"/>
          </w:tcPr>
          <w:p w14:paraId="0DF32779" w14:textId="77777777" w:rsidR="008B643C" w:rsidRDefault="0035399A">
            <w:pPr>
              <w:pStyle w:val="Compact"/>
            </w:pPr>
            <w:r>
              <w:t>Netherlands</w:t>
            </w:r>
          </w:p>
        </w:tc>
      </w:tr>
      <w:tr w:rsidR="008B643C" w14:paraId="631D108D" w14:textId="77777777">
        <w:tc>
          <w:tcPr>
            <w:tcW w:w="0" w:type="auto"/>
          </w:tcPr>
          <w:p w14:paraId="1C01F8B6" w14:textId="77777777" w:rsidR="008B643C" w:rsidRDefault="0035399A">
            <w:pPr>
              <w:pStyle w:val="Compact"/>
            </w:pPr>
            <w:r>
              <w:t>East Asia</w:t>
            </w:r>
          </w:p>
        </w:tc>
        <w:tc>
          <w:tcPr>
            <w:tcW w:w="0" w:type="auto"/>
          </w:tcPr>
          <w:p w14:paraId="12AF1DF6" w14:textId="77777777" w:rsidR="008B643C" w:rsidRDefault="0035399A">
            <w:pPr>
              <w:pStyle w:val="Compact"/>
            </w:pPr>
            <w:r>
              <w:t>Hong Kong</w:t>
            </w:r>
          </w:p>
        </w:tc>
      </w:tr>
      <w:tr w:rsidR="008B643C" w14:paraId="5600A3C0" w14:textId="77777777">
        <w:tc>
          <w:tcPr>
            <w:tcW w:w="0" w:type="auto"/>
          </w:tcPr>
          <w:p w14:paraId="6D10D52D" w14:textId="77777777" w:rsidR="008B643C" w:rsidRDefault="0035399A">
            <w:pPr>
              <w:pStyle w:val="Compact"/>
            </w:pPr>
            <w:r>
              <w:t>Southeast Asia</w:t>
            </w:r>
          </w:p>
        </w:tc>
        <w:tc>
          <w:tcPr>
            <w:tcW w:w="0" w:type="auto"/>
          </w:tcPr>
          <w:p w14:paraId="39CF0507" w14:textId="77777777" w:rsidR="008B643C" w:rsidRDefault="0035399A">
            <w:pPr>
              <w:pStyle w:val="Compact"/>
            </w:pPr>
            <w:r>
              <w:t>Singapore</w:t>
            </w:r>
          </w:p>
        </w:tc>
      </w:tr>
      <w:tr w:rsidR="008B643C" w14:paraId="71214B76" w14:textId="77777777">
        <w:tc>
          <w:tcPr>
            <w:tcW w:w="0" w:type="auto"/>
          </w:tcPr>
          <w:p w14:paraId="7196DE27" w14:textId="77777777" w:rsidR="008B643C" w:rsidRDefault="0035399A">
            <w:pPr>
              <w:pStyle w:val="Compact"/>
            </w:pPr>
            <w:r>
              <w:t>Japan East</w:t>
            </w:r>
          </w:p>
        </w:tc>
        <w:tc>
          <w:tcPr>
            <w:tcW w:w="0" w:type="auto"/>
          </w:tcPr>
          <w:p w14:paraId="43D58377" w14:textId="77777777" w:rsidR="008B643C" w:rsidRDefault="0035399A">
            <w:pPr>
              <w:pStyle w:val="Compact"/>
            </w:pPr>
            <w:r>
              <w:t>Saitama Prefecture</w:t>
            </w:r>
          </w:p>
        </w:tc>
      </w:tr>
      <w:tr w:rsidR="008B643C" w14:paraId="10E3F84C" w14:textId="77777777">
        <w:tc>
          <w:tcPr>
            <w:tcW w:w="0" w:type="auto"/>
          </w:tcPr>
          <w:p w14:paraId="2558E8E7" w14:textId="77777777" w:rsidR="008B643C" w:rsidRDefault="0035399A">
            <w:pPr>
              <w:pStyle w:val="Compact"/>
            </w:pPr>
            <w:r>
              <w:t>Japan West</w:t>
            </w:r>
          </w:p>
        </w:tc>
        <w:tc>
          <w:tcPr>
            <w:tcW w:w="0" w:type="auto"/>
          </w:tcPr>
          <w:p w14:paraId="5EEBA348" w14:textId="77777777" w:rsidR="008B643C" w:rsidRDefault="0035399A">
            <w:pPr>
              <w:pStyle w:val="Compact"/>
            </w:pPr>
            <w:r>
              <w:t>Osaka Prefecture</w:t>
            </w:r>
          </w:p>
        </w:tc>
      </w:tr>
      <w:tr w:rsidR="008B643C" w14:paraId="2B7339DD" w14:textId="77777777">
        <w:tc>
          <w:tcPr>
            <w:tcW w:w="0" w:type="auto"/>
          </w:tcPr>
          <w:p w14:paraId="14B927BF" w14:textId="77777777" w:rsidR="008B643C" w:rsidRDefault="0035399A">
            <w:pPr>
              <w:pStyle w:val="Compact"/>
            </w:pPr>
            <w:r>
              <w:t>Brazil South</w:t>
            </w:r>
          </w:p>
        </w:tc>
        <w:tc>
          <w:tcPr>
            <w:tcW w:w="0" w:type="auto"/>
          </w:tcPr>
          <w:p w14:paraId="1E367D57" w14:textId="77777777" w:rsidR="008B643C" w:rsidRDefault="0035399A">
            <w:pPr>
              <w:pStyle w:val="Compact"/>
            </w:pPr>
            <w:r>
              <w:t>Sao Paulo State</w:t>
            </w:r>
          </w:p>
        </w:tc>
      </w:tr>
      <w:tr w:rsidR="008B643C" w14:paraId="6B2F179D" w14:textId="77777777">
        <w:tc>
          <w:tcPr>
            <w:tcW w:w="0" w:type="auto"/>
          </w:tcPr>
          <w:p w14:paraId="7E7FA328" w14:textId="77777777" w:rsidR="008B643C" w:rsidRDefault="0035399A">
            <w:pPr>
              <w:pStyle w:val="Compact"/>
            </w:pPr>
            <w:r>
              <w:t>Australia East</w:t>
            </w:r>
          </w:p>
        </w:tc>
        <w:tc>
          <w:tcPr>
            <w:tcW w:w="0" w:type="auto"/>
          </w:tcPr>
          <w:p w14:paraId="01A32780" w14:textId="77777777" w:rsidR="008B643C" w:rsidRDefault="0035399A">
            <w:pPr>
              <w:pStyle w:val="Compact"/>
            </w:pPr>
            <w:r>
              <w:t>New South Wales</w:t>
            </w:r>
          </w:p>
        </w:tc>
      </w:tr>
      <w:tr w:rsidR="008B643C" w14:paraId="7058F55B" w14:textId="77777777">
        <w:tc>
          <w:tcPr>
            <w:tcW w:w="0" w:type="auto"/>
          </w:tcPr>
          <w:p w14:paraId="08A9D222" w14:textId="77777777" w:rsidR="008B643C" w:rsidRDefault="0035399A">
            <w:pPr>
              <w:pStyle w:val="Compact"/>
            </w:pPr>
            <w:r>
              <w:t>Australia Southeast</w:t>
            </w:r>
          </w:p>
        </w:tc>
        <w:tc>
          <w:tcPr>
            <w:tcW w:w="0" w:type="auto"/>
          </w:tcPr>
          <w:p w14:paraId="75EF172C" w14:textId="77777777" w:rsidR="008B643C" w:rsidRDefault="0035399A">
            <w:pPr>
              <w:pStyle w:val="Compact"/>
            </w:pPr>
            <w:r>
              <w:t>Victoria</w:t>
            </w:r>
          </w:p>
        </w:tc>
      </w:tr>
    </w:tbl>
    <w:p w14:paraId="1FC9A65C" w14:textId="77777777" w:rsidR="008B643C" w:rsidRDefault="0035399A">
      <w:pPr>
        <w:pStyle w:val="Heading1"/>
      </w:pPr>
      <w:bookmarkStart w:id="19" w:name="change-subscription"/>
      <w:r>
        <w:t>2. Change Subscription</w:t>
      </w:r>
    </w:p>
    <w:bookmarkEnd w:id="19"/>
    <w:p w14:paraId="15FFEC78" w14:textId="77777777" w:rsidR="008B643C" w:rsidRDefault="0035399A">
      <w:r>
        <w:t xml:space="preserve">Time to complete: </w:t>
      </w:r>
      <w:r>
        <w:rPr>
          <w:b/>
        </w:rPr>
        <w:t>2 minutes</w:t>
      </w:r>
    </w:p>
    <w:p w14:paraId="161F714B" w14:textId="77777777" w:rsidR="008B643C" w:rsidRDefault="0035399A">
      <w:r>
        <w:t>In this section we'll consider how to change from one subscription to another in the Preview Portal if you have access to more than one subscription. When we do this we should be able to list and create items within this Azure subscription.</w:t>
      </w:r>
    </w:p>
    <w:p w14:paraId="4F49F87A" w14:textId="77777777" w:rsidR="008B643C" w:rsidRDefault="0035399A">
      <w:pPr>
        <w:pStyle w:val="Compact"/>
        <w:numPr>
          <w:ilvl w:val="0"/>
          <w:numId w:val="4"/>
        </w:numPr>
      </w:pPr>
      <w:r>
        <w:t xml:space="preserve">Navigate to </w:t>
      </w:r>
      <w:hyperlink r:id="rId8">
        <w:r>
          <w:rPr>
            <w:rStyle w:val="Link"/>
          </w:rPr>
          <w:t>https://portal.azure.com/</w:t>
        </w:r>
      </w:hyperlink>
      <w:r>
        <w:t xml:space="preserve"> and sign with your Microsoft or Organizational account</w:t>
      </w:r>
    </w:p>
    <w:p w14:paraId="63CE3CEE" w14:textId="77777777" w:rsidR="008B643C" w:rsidRDefault="0035399A">
      <w:pPr>
        <w:numPr>
          <w:ilvl w:val="0"/>
          <w:numId w:val="4"/>
        </w:numPr>
      </w:pPr>
      <w:r>
        <w:t>In the upper right of the screen located the tile that displays your username</w:t>
      </w:r>
    </w:p>
    <w:p w14:paraId="7A0463C7" w14:textId="77777777" w:rsidR="008B643C" w:rsidRDefault="0035399A">
      <w:pPr>
        <w:numPr>
          <w:ilvl w:val="0"/>
          <w:numId w:val="1"/>
        </w:numPr>
      </w:pPr>
      <w:r>
        <w:rPr>
          <w:noProof/>
        </w:rPr>
        <w:drawing>
          <wp:inline distT="0" distB="0" distL="0" distR="0" wp14:anchorId="49EC9139" wp14:editId="138C021D">
            <wp:extent cx="1968500" cy="698500"/>
            <wp:effectExtent l="0" t="0" r="0" b="0"/>
            <wp:docPr id="2" name="Picture" descr="changeSubscriptionImg1.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1.png"/>
                    <pic:cNvPicPr>
                      <a:picLocks noChangeAspect="1" noChangeArrowheads="1"/>
                    </pic:cNvPicPr>
                  </pic:nvPicPr>
                  <pic:blipFill>
                    <a:blip r:embed="rId9"/>
                    <a:stretch>
                      <a:fillRect/>
                    </a:stretch>
                  </pic:blipFill>
                  <pic:spPr bwMode="auto">
                    <a:xfrm>
                      <a:off x="0" y="0"/>
                      <a:ext cx="1968500" cy="698500"/>
                    </a:xfrm>
                    <a:prstGeom prst="rect">
                      <a:avLst/>
                    </a:prstGeom>
                    <a:noFill/>
                    <a:ln w="9525">
                      <a:noFill/>
                      <a:headEnd/>
                      <a:tailEnd/>
                    </a:ln>
                  </pic:spPr>
                </pic:pic>
              </a:graphicData>
            </a:graphic>
          </wp:inline>
        </w:drawing>
      </w:r>
    </w:p>
    <w:p w14:paraId="1574CA06" w14:textId="77777777" w:rsidR="008B643C" w:rsidRDefault="008B643C">
      <w:pPr>
        <w:pStyle w:val="ImageCaption"/>
        <w:numPr>
          <w:ilvl w:val="0"/>
          <w:numId w:val="1"/>
        </w:numPr>
      </w:pPr>
    </w:p>
    <w:p w14:paraId="3C76FE0E" w14:textId="77777777" w:rsidR="008B643C" w:rsidRDefault="0035399A">
      <w:pPr>
        <w:numPr>
          <w:ilvl w:val="0"/>
          <w:numId w:val="4"/>
        </w:numPr>
      </w:pPr>
      <w:r>
        <w:t>Left-clicking this tile will show a drop down list containing all the subscriptions you have access to i.e.</w:t>
      </w:r>
    </w:p>
    <w:p w14:paraId="3BFD2991" w14:textId="77777777" w:rsidR="008B643C" w:rsidRDefault="0035399A">
      <w:pPr>
        <w:numPr>
          <w:ilvl w:val="0"/>
          <w:numId w:val="1"/>
        </w:numPr>
      </w:pPr>
      <w:r>
        <w:rPr>
          <w:noProof/>
        </w:rPr>
        <w:lastRenderedPageBreak/>
        <w:drawing>
          <wp:inline distT="0" distB="0" distL="0" distR="0" wp14:anchorId="7D39D42B" wp14:editId="2E8D7A52">
            <wp:extent cx="1981200" cy="5575300"/>
            <wp:effectExtent l="0" t="0" r="0" b="0"/>
            <wp:docPr id="3" name="Picture" descr="changeSubscriptionImg2.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2.png"/>
                    <pic:cNvPicPr>
                      <a:picLocks noChangeAspect="1" noChangeArrowheads="1"/>
                    </pic:cNvPicPr>
                  </pic:nvPicPr>
                  <pic:blipFill>
                    <a:blip r:embed="rId10"/>
                    <a:stretch>
                      <a:fillRect/>
                    </a:stretch>
                  </pic:blipFill>
                  <pic:spPr bwMode="auto">
                    <a:xfrm>
                      <a:off x="0" y="0"/>
                      <a:ext cx="1981200" cy="5575300"/>
                    </a:xfrm>
                    <a:prstGeom prst="rect">
                      <a:avLst/>
                    </a:prstGeom>
                    <a:noFill/>
                    <a:ln w="9525">
                      <a:noFill/>
                      <a:headEnd/>
                      <a:tailEnd/>
                    </a:ln>
                  </pic:spPr>
                </pic:pic>
              </a:graphicData>
            </a:graphic>
          </wp:inline>
        </w:drawing>
      </w:r>
    </w:p>
    <w:p w14:paraId="7A306847" w14:textId="77777777" w:rsidR="008B643C" w:rsidRDefault="008B643C">
      <w:pPr>
        <w:pStyle w:val="ImageCaption"/>
        <w:numPr>
          <w:ilvl w:val="0"/>
          <w:numId w:val="1"/>
        </w:numPr>
      </w:pPr>
    </w:p>
    <w:p w14:paraId="2E1D6C5F" w14:textId="77777777" w:rsidR="008B643C" w:rsidRDefault="0035399A">
      <w:pPr>
        <w:numPr>
          <w:ilvl w:val="0"/>
          <w:numId w:val="4"/>
        </w:numPr>
      </w:pPr>
      <w:r>
        <w:t>Click the subscription you wish to change to. The portal should now take a few seconds to reload. For the next steps in this lab and others all items will be be created in this subscription.</w:t>
      </w:r>
    </w:p>
    <w:p w14:paraId="39D346AA" w14:textId="77777777" w:rsidR="008B643C" w:rsidRDefault="0035399A">
      <w:pPr>
        <w:pStyle w:val="Heading1"/>
      </w:pPr>
      <w:bookmarkStart w:id="20" w:name="creating-a-storage-account"/>
      <w:r>
        <w:t>3. Creating a Storage Account</w:t>
      </w:r>
    </w:p>
    <w:bookmarkEnd w:id="20"/>
    <w:p w14:paraId="794AAC8A" w14:textId="77777777" w:rsidR="008B643C" w:rsidRDefault="0035399A">
      <w:r>
        <w:t xml:space="preserve">Time to complete: </w:t>
      </w:r>
      <w:r>
        <w:rPr>
          <w:b/>
        </w:rPr>
        <w:t>10 minutes</w:t>
      </w:r>
      <w:r>
        <w:t xml:space="preserve"> Outcomes: Creation of a single storage account, creating a storage container, updating the container policy, installing and using azcopy and uploading data to the storage account</w:t>
      </w:r>
    </w:p>
    <w:p w14:paraId="40CA2098" w14:textId="77777777" w:rsidR="008B643C" w:rsidRDefault="0035399A">
      <w:pPr>
        <w:pStyle w:val="Heading2"/>
      </w:pPr>
      <w:bookmarkStart w:id="21" w:name="overview"/>
      <w:r>
        <w:lastRenderedPageBreak/>
        <w:t>3.1. Overview</w:t>
      </w:r>
    </w:p>
    <w:bookmarkEnd w:id="21"/>
    <w:p w14:paraId="255147CE" w14:textId="77777777" w:rsidR="008B643C" w:rsidRDefault="0035399A">
      <w:r>
        <w:t>We will look at how to create a new Storage Account within a Resource Group. For the purpose of this lab and others it is important to use a common naming prefix and suffix with all of the service names e.g. msft-nedata144 or msft-wedata181</w:t>
      </w:r>
    </w:p>
    <w:p w14:paraId="3A3C627B" w14:textId="77777777" w:rsidR="008B643C" w:rsidRDefault="0035399A">
      <w:r>
        <w:t>Azure storage is a scalable, durable, and highly available multi-tenant storage service which provides up to 6 copies of your data across 2 data centers.</w:t>
      </w:r>
    </w:p>
    <w:p w14:paraId="399AEED0" w14:textId="77777777" w:rsidR="008B643C" w:rsidRDefault="0035399A">
      <w:r>
        <w:t>Storage provides 4 services which can be used in conjunction with other Azure services such as virtual machines which we'll look at later. These services are:</w:t>
      </w:r>
    </w:p>
    <w:p w14:paraId="07C86B25" w14:textId="77777777" w:rsidR="008B643C" w:rsidRDefault="0035399A">
      <w:pPr>
        <w:pStyle w:val="Compact"/>
        <w:numPr>
          <w:ilvl w:val="0"/>
          <w:numId w:val="5"/>
        </w:numPr>
      </w:pPr>
      <w:r>
        <w:t>Blobs (binary data such as files or virtual hard drives)</w:t>
      </w:r>
    </w:p>
    <w:p w14:paraId="2EC32C28" w14:textId="77777777" w:rsidR="008B643C" w:rsidRDefault="0035399A">
      <w:pPr>
        <w:pStyle w:val="Compact"/>
        <w:numPr>
          <w:ilvl w:val="0"/>
          <w:numId w:val="5"/>
        </w:numPr>
      </w:pPr>
      <w:r>
        <w:t>Tables (semi-structured data storage with a scalable and dynamic schema)</w:t>
      </w:r>
    </w:p>
    <w:p w14:paraId="1081B979" w14:textId="77777777" w:rsidR="008B643C" w:rsidRDefault="0035399A">
      <w:pPr>
        <w:pStyle w:val="Compact"/>
        <w:numPr>
          <w:ilvl w:val="0"/>
          <w:numId w:val="5"/>
        </w:numPr>
      </w:pPr>
      <w:r>
        <w:t>Queues (simple message data with TTLs and properties)</w:t>
      </w:r>
    </w:p>
    <w:p w14:paraId="5BB5209C" w14:textId="77777777" w:rsidR="008B643C" w:rsidRDefault="0035399A">
      <w:pPr>
        <w:pStyle w:val="Compact"/>
        <w:numPr>
          <w:ilvl w:val="0"/>
          <w:numId w:val="5"/>
        </w:numPr>
      </w:pPr>
      <w:r>
        <w:t>Files (an SMB share used by virtual machines)</w:t>
      </w:r>
    </w:p>
    <w:p w14:paraId="4EB0EFB7" w14:textId="77777777" w:rsidR="008B643C" w:rsidRDefault="0035399A">
      <w:r>
        <w:t>This exercise will focus on blob storage. There are two types of blobs.</w:t>
      </w:r>
    </w:p>
    <w:p w14:paraId="74E920A9" w14:textId="77777777" w:rsidR="008B643C" w:rsidRDefault="0035399A">
      <w:pPr>
        <w:pStyle w:val="Compact"/>
        <w:numPr>
          <w:ilvl w:val="0"/>
          <w:numId w:val="6"/>
        </w:numPr>
      </w:pPr>
      <w:r>
        <w:t>Block blobs (file data, akin to files on disk)</w:t>
      </w:r>
    </w:p>
    <w:p w14:paraId="2E96E3CA" w14:textId="77777777" w:rsidR="008B643C" w:rsidRDefault="0035399A">
      <w:pPr>
        <w:pStyle w:val="Compact"/>
        <w:numPr>
          <w:ilvl w:val="0"/>
          <w:numId w:val="6"/>
        </w:numPr>
      </w:pPr>
      <w:r>
        <w:t>Page Blobs (Random IO data such akin to an operating system swap file and used for virtual hard drives)</w:t>
      </w:r>
    </w:p>
    <w:p w14:paraId="6DAD818A" w14:textId="77777777" w:rsidR="008B643C" w:rsidRDefault="0035399A">
      <w:r>
        <w:t>Blob storage can have policies applied to it and has a unit of aggregation called a container under which blobs can be stored. Storage is protected by two 512 bit AES keys so write a blob to storage we will need the storage account name, one of the keys and the container name.</w:t>
      </w:r>
    </w:p>
    <w:p w14:paraId="344F7E13" w14:textId="77777777" w:rsidR="008B643C" w:rsidRDefault="0035399A">
      <w:r>
        <w:t>We'll be creating a storage account in a resource group. The resource group is a new feature in the Preview Portal which allows distinct Azure resources such as storage, databases and compute to be logically grouped together.</w:t>
      </w:r>
    </w:p>
    <w:p w14:paraId="68A46AF4" w14:textId="77777777" w:rsidR="008B643C" w:rsidRDefault="0035399A">
      <w:r>
        <w:t>During this exercise we'll be using the term "blade" which will refer to various windows you'll be seeing which look like the images in the lab.</w:t>
      </w:r>
    </w:p>
    <w:p w14:paraId="06A7FA7F" w14:textId="77777777" w:rsidR="008B643C" w:rsidRDefault="0035399A">
      <w:pPr>
        <w:pStyle w:val="Heading2"/>
      </w:pPr>
      <w:bookmarkStart w:id="22" w:name="creating-a-storage-account-1"/>
      <w:r>
        <w:t>3.2. Creating a storage account</w:t>
      </w:r>
    </w:p>
    <w:bookmarkEnd w:id="22"/>
    <w:p w14:paraId="7541842B" w14:textId="77777777" w:rsidR="008B643C" w:rsidRDefault="0035399A">
      <w:r>
        <w:t>Microsoft Azure supports multiple methods to create and manage storage accounts. This exercise will demonstrate using the Azure Portal to create a new storage account.</w:t>
      </w:r>
    </w:p>
    <w:p w14:paraId="6D786200" w14:textId="77777777" w:rsidR="008B643C" w:rsidRDefault="0035399A">
      <w:pPr>
        <w:numPr>
          <w:ilvl w:val="0"/>
          <w:numId w:val="7"/>
        </w:numPr>
      </w:pPr>
      <w:r>
        <w:t xml:space="preserve">Navigate to the Microsoft Azure portal </w:t>
      </w:r>
      <w:hyperlink r:id="rId11">
        <w:r>
          <w:rPr>
            <w:rStyle w:val="Link"/>
          </w:rPr>
          <w:t>https://portal.azure.com/</w:t>
        </w:r>
      </w:hyperlink>
      <w:r>
        <w:t>.</w:t>
      </w:r>
    </w:p>
    <w:p w14:paraId="3E5487EC" w14:textId="77777777" w:rsidR="008B643C" w:rsidRDefault="0035399A">
      <w:pPr>
        <w:numPr>
          <w:ilvl w:val="0"/>
          <w:numId w:val="7"/>
        </w:numPr>
      </w:pPr>
      <w:r>
        <w:t xml:space="preserve">In the lower left hand corner of the screen Click New -&gt; </w:t>
      </w:r>
      <w:del w:id="23" w:author="Cindy Gross" w:date="2015-04-23T14:27:00Z">
        <w:r w:rsidDel="00E80FCD">
          <w:delText>Everything -&gt; Storage, cache, + backup</w:delText>
        </w:r>
      </w:del>
      <w:ins w:id="24" w:author="Cindy Gross" w:date="2015-04-23T14:27:00Z">
        <w:r w:rsidR="00E80FCD">
          <w:t>Data + Storage</w:t>
        </w:r>
      </w:ins>
      <w:r>
        <w:t xml:space="preserve"> and select Storage</w:t>
      </w:r>
      <w:del w:id="25" w:author="Cindy Gross" w:date="2015-04-23T14:27:00Z">
        <w:r w:rsidDel="00E80FCD">
          <w:delText xml:space="preserve"> Account</w:delText>
        </w:r>
      </w:del>
      <w:r>
        <w:t>.</w:t>
      </w:r>
    </w:p>
    <w:p w14:paraId="4BEF2E31" w14:textId="77777777" w:rsidR="008B643C" w:rsidRDefault="000C718A">
      <w:pPr>
        <w:numPr>
          <w:ilvl w:val="0"/>
          <w:numId w:val="1"/>
        </w:numPr>
      </w:pPr>
      <w:ins w:id="26" w:author="Cindy Gross" w:date="2015-04-23T14:40:00Z">
        <w:r>
          <w:rPr>
            <w:noProof/>
          </w:rPr>
          <w:lastRenderedPageBreak/>
          <w:drawing>
            <wp:inline distT="0" distB="0" distL="0" distR="0" wp14:anchorId="049A69A5" wp14:editId="32D387DA">
              <wp:extent cx="5943600" cy="39554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55415"/>
                      </a:xfrm>
                      <a:prstGeom prst="rect">
                        <a:avLst/>
                      </a:prstGeom>
                    </pic:spPr>
                  </pic:pic>
                </a:graphicData>
              </a:graphic>
            </wp:inline>
          </w:drawing>
        </w:r>
      </w:ins>
      <w:del w:id="27" w:author="Cindy Gross" w:date="2015-04-23T14:32:00Z">
        <w:r w:rsidR="0035399A" w:rsidDel="00E80FCD">
          <w:rPr>
            <w:noProof/>
          </w:rPr>
          <w:drawing>
            <wp:inline distT="0" distB="0" distL="0" distR="0" wp14:anchorId="39F7A6CC" wp14:editId="6CC6B081">
              <wp:extent cx="2336800" cy="1320800"/>
              <wp:effectExtent l="0" t="0" r="0" b="0"/>
              <wp:docPr id="4" name="Picture" descr="createStorageAccountImg1.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png"/>
                      <pic:cNvPicPr>
                        <a:picLocks noChangeAspect="1" noChangeArrowheads="1"/>
                      </pic:cNvPicPr>
                    </pic:nvPicPr>
                    <pic:blipFill>
                      <a:blip r:embed="rId13"/>
                      <a:stretch>
                        <a:fillRect/>
                      </a:stretch>
                    </pic:blipFill>
                    <pic:spPr bwMode="auto">
                      <a:xfrm>
                        <a:off x="0" y="0"/>
                        <a:ext cx="2336800" cy="1320800"/>
                      </a:xfrm>
                      <a:prstGeom prst="rect">
                        <a:avLst/>
                      </a:prstGeom>
                      <a:noFill/>
                      <a:ln w="9525">
                        <a:noFill/>
                        <a:headEnd/>
                        <a:tailEnd/>
                      </a:ln>
                    </pic:spPr>
                  </pic:pic>
                </a:graphicData>
              </a:graphic>
            </wp:inline>
          </w:drawing>
        </w:r>
      </w:del>
    </w:p>
    <w:p w14:paraId="31CBF641" w14:textId="77777777" w:rsidR="008B643C" w:rsidRDefault="008B643C">
      <w:pPr>
        <w:pStyle w:val="ImageCaption"/>
        <w:numPr>
          <w:ilvl w:val="0"/>
          <w:numId w:val="1"/>
        </w:numPr>
      </w:pPr>
    </w:p>
    <w:p w14:paraId="78B2D707" w14:textId="77777777" w:rsidR="008B643C" w:rsidRDefault="0035399A">
      <w:pPr>
        <w:numPr>
          <w:ilvl w:val="0"/>
          <w:numId w:val="7"/>
        </w:numPr>
      </w:pPr>
      <w:commentRangeStart w:id="28"/>
      <w:r>
        <w:t>Click Create button in the new blade.</w:t>
      </w:r>
      <w:commentRangeEnd w:id="28"/>
      <w:r w:rsidR="00E80FCD">
        <w:rPr>
          <w:rStyle w:val="CommentReference"/>
        </w:rPr>
        <w:commentReference w:id="28"/>
      </w:r>
    </w:p>
    <w:p w14:paraId="7FF02951" w14:textId="77777777" w:rsidR="008B643C" w:rsidRDefault="0035399A">
      <w:pPr>
        <w:numPr>
          <w:ilvl w:val="0"/>
          <w:numId w:val="1"/>
        </w:numPr>
      </w:pPr>
      <w:r>
        <w:rPr>
          <w:noProof/>
        </w:rPr>
        <w:drawing>
          <wp:inline distT="0" distB="0" distL="0" distR="0" wp14:anchorId="7FDB8319" wp14:editId="23414607">
            <wp:extent cx="800100" cy="304800"/>
            <wp:effectExtent l="0" t="0" r="0" b="0"/>
            <wp:docPr id="5" name="Picture" descr="createStorageAccountImg2.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2.png"/>
                    <pic:cNvPicPr>
                      <a:picLocks noChangeAspect="1" noChangeArrowheads="1"/>
                    </pic:cNvPicPr>
                  </pic:nvPicPr>
                  <pic:blipFill>
                    <a:blip r:embed="rId16"/>
                    <a:stretch>
                      <a:fillRect/>
                    </a:stretch>
                  </pic:blipFill>
                  <pic:spPr bwMode="auto">
                    <a:xfrm>
                      <a:off x="0" y="0"/>
                      <a:ext cx="800100" cy="304800"/>
                    </a:xfrm>
                    <a:prstGeom prst="rect">
                      <a:avLst/>
                    </a:prstGeom>
                    <a:noFill/>
                    <a:ln w="9525">
                      <a:noFill/>
                      <a:headEnd/>
                      <a:tailEnd/>
                    </a:ln>
                  </pic:spPr>
                </pic:pic>
              </a:graphicData>
            </a:graphic>
          </wp:inline>
        </w:drawing>
      </w:r>
    </w:p>
    <w:p w14:paraId="3B6DF958" w14:textId="77777777" w:rsidR="008B643C" w:rsidRDefault="008B643C">
      <w:pPr>
        <w:pStyle w:val="ImageCaption"/>
        <w:numPr>
          <w:ilvl w:val="0"/>
          <w:numId w:val="1"/>
        </w:numPr>
      </w:pPr>
    </w:p>
    <w:p w14:paraId="0503749F" w14:textId="77777777" w:rsidR="008B643C" w:rsidRDefault="0035399A">
      <w:pPr>
        <w:numPr>
          <w:ilvl w:val="0"/>
          <w:numId w:val="7"/>
        </w:numPr>
      </w:pPr>
      <w:r>
        <w:t xml:space="preserve">Review the options in the </w:t>
      </w:r>
      <w:r>
        <w:rPr>
          <w:b/>
        </w:rPr>
        <w:t>Storage account</w:t>
      </w:r>
      <w:r>
        <w:t xml:space="preserve"> blade.</w:t>
      </w:r>
    </w:p>
    <w:p w14:paraId="709DAE75" w14:textId="77777777" w:rsidR="008B643C" w:rsidRDefault="0035399A">
      <w:pPr>
        <w:numPr>
          <w:ilvl w:val="0"/>
          <w:numId w:val="1"/>
        </w:numPr>
      </w:pPr>
      <w:r>
        <w:rPr>
          <w:noProof/>
        </w:rPr>
        <w:lastRenderedPageBreak/>
        <w:drawing>
          <wp:inline distT="0" distB="0" distL="0" distR="0" wp14:anchorId="1A283C68" wp14:editId="14A22EA9">
            <wp:extent cx="2641600" cy="5245100"/>
            <wp:effectExtent l="0" t="0" r="0" b="0"/>
            <wp:docPr id="6" name="Picture" descr="createStorageAccountImg3.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3.png"/>
                    <pic:cNvPicPr>
                      <a:picLocks noChangeAspect="1" noChangeArrowheads="1"/>
                    </pic:cNvPicPr>
                  </pic:nvPicPr>
                  <pic:blipFill>
                    <a:blip r:embed="rId17"/>
                    <a:stretch>
                      <a:fillRect/>
                    </a:stretch>
                  </pic:blipFill>
                  <pic:spPr bwMode="auto">
                    <a:xfrm>
                      <a:off x="0" y="0"/>
                      <a:ext cx="2641600" cy="5245100"/>
                    </a:xfrm>
                    <a:prstGeom prst="rect">
                      <a:avLst/>
                    </a:prstGeom>
                    <a:noFill/>
                    <a:ln w="9525">
                      <a:noFill/>
                      <a:headEnd/>
                      <a:tailEnd/>
                    </a:ln>
                  </pic:spPr>
                </pic:pic>
              </a:graphicData>
            </a:graphic>
          </wp:inline>
        </w:drawing>
      </w:r>
    </w:p>
    <w:p w14:paraId="6C3AAF45" w14:textId="77777777" w:rsidR="008B643C" w:rsidRDefault="008B643C">
      <w:pPr>
        <w:pStyle w:val="ImageCaption"/>
        <w:numPr>
          <w:ilvl w:val="0"/>
          <w:numId w:val="1"/>
        </w:numPr>
      </w:pPr>
    </w:p>
    <w:p w14:paraId="2262D225" w14:textId="77777777" w:rsidR="008B643C" w:rsidRDefault="0035399A">
      <w:pPr>
        <w:numPr>
          <w:ilvl w:val="0"/>
          <w:numId w:val="7"/>
        </w:numPr>
      </w:pPr>
      <w:r>
        <w:t>Enter a name for the storage account. A warning will appear if the name is not globally unique.</w:t>
      </w:r>
    </w:p>
    <w:p w14:paraId="44249475" w14:textId="77777777" w:rsidR="008B643C" w:rsidRDefault="0035399A">
      <w:pPr>
        <w:numPr>
          <w:ilvl w:val="0"/>
          <w:numId w:val="7"/>
        </w:numPr>
      </w:pPr>
      <w:r>
        <w:t xml:space="preserve">Click on pricing tiers to display the Pricing Tiers blade. Select </w:t>
      </w:r>
      <w:del w:id="29" w:author="Cindy Gross" w:date="2015-04-23T14:35:00Z">
        <w:r w:rsidDel="00E80FCD">
          <w:delText xml:space="preserve">LRS </w:delText>
        </w:r>
      </w:del>
      <w:ins w:id="30" w:author="Cindy Gross" w:date="2015-04-23T14:35:00Z">
        <w:r w:rsidR="00E80FCD">
          <w:t xml:space="preserve">Locally Redundant </w:t>
        </w:r>
      </w:ins>
      <w:r>
        <w:t xml:space="preserve">and click </w:t>
      </w:r>
      <w:r>
        <w:rPr>
          <w:b/>
        </w:rPr>
        <w:t>Select</w:t>
      </w:r>
      <w:r>
        <w:t xml:space="preserve"> in the lower left corner of the blade.</w:t>
      </w:r>
    </w:p>
    <w:p w14:paraId="4A601D20" w14:textId="77777777" w:rsidR="008B643C" w:rsidRDefault="0035399A">
      <w:pPr>
        <w:numPr>
          <w:ilvl w:val="0"/>
          <w:numId w:val="1"/>
        </w:numPr>
      </w:pPr>
      <w:r>
        <w:rPr>
          <w:noProof/>
        </w:rPr>
        <w:drawing>
          <wp:inline distT="0" distB="0" distL="0" distR="0" wp14:anchorId="2CE4CACF" wp14:editId="604530A1">
            <wp:extent cx="2463800" cy="482600"/>
            <wp:effectExtent l="0" t="0" r="0" b="0"/>
            <wp:docPr id="7" name="Picture" descr="Pricing Tiers"/>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4.png"/>
                    <pic:cNvPicPr>
                      <a:picLocks noChangeAspect="1" noChangeArrowheads="1"/>
                    </pic:cNvPicPr>
                  </pic:nvPicPr>
                  <pic:blipFill>
                    <a:blip r:embed="rId18"/>
                    <a:stretch>
                      <a:fillRect/>
                    </a:stretch>
                  </pic:blipFill>
                  <pic:spPr bwMode="auto">
                    <a:xfrm>
                      <a:off x="0" y="0"/>
                      <a:ext cx="2463800" cy="482600"/>
                    </a:xfrm>
                    <a:prstGeom prst="rect">
                      <a:avLst/>
                    </a:prstGeom>
                    <a:noFill/>
                    <a:ln w="9525">
                      <a:noFill/>
                      <a:headEnd/>
                      <a:tailEnd/>
                    </a:ln>
                  </pic:spPr>
                </pic:pic>
              </a:graphicData>
            </a:graphic>
          </wp:inline>
        </w:drawing>
      </w:r>
    </w:p>
    <w:p w14:paraId="644A3F8C" w14:textId="77777777" w:rsidR="008B643C" w:rsidRDefault="008B643C">
      <w:pPr>
        <w:pStyle w:val="ImageCaption"/>
        <w:numPr>
          <w:ilvl w:val="0"/>
          <w:numId w:val="1"/>
        </w:numPr>
      </w:pPr>
    </w:p>
    <w:p w14:paraId="0F74BF6B" w14:textId="77777777" w:rsidR="008B643C" w:rsidRDefault="0035399A">
      <w:pPr>
        <w:numPr>
          <w:ilvl w:val="0"/>
          <w:numId w:val="1"/>
        </w:numPr>
      </w:pPr>
      <w:r>
        <w:t>There are threes types of storage replication visible:</w:t>
      </w:r>
    </w:p>
    <w:p w14:paraId="0CE03262" w14:textId="77777777" w:rsidR="008B643C" w:rsidRDefault="0035399A">
      <w:pPr>
        <w:numPr>
          <w:ilvl w:val="1"/>
          <w:numId w:val="8"/>
        </w:numPr>
      </w:pPr>
      <w:r>
        <w:t>Globally Redundant Storage (GRS) copies all data 3 times in the local data center and 3 times in a secondary data center</w:t>
      </w:r>
    </w:p>
    <w:p w14:paraId="0FF98A29" w14:textId="77777777" w:rsidR="008B643C" w:rsidRDefault="0035399A">
      <w:pPr>
        <w:numPr>
          <w:ilvl w:val="1"/>
          <w:numId w:val="8"/>
        </w:numPr>
      </w:pPr>
      <w:r>
        <w:lastRenderedPageBreak/>
        <w:t>Locally Redundant Storage (LRS) copies data 3 times in the local data center</w:t>
      </w:r>
    </w:p>
    <w:p w14:paraId="7335EEFA" w14:textId="77777777" w:rsidR="008B643C" w:rsidRDefault="0035399A">
      <w:pPr>
        <w:numPr>
          <w:ilvl w:val="1"/>
          <w:numId w:val="8"/>
        </w:numPr>
      </w:pPr>
      <w:r>
        <w:t>Read Accessible Globally Redundant Storage (RA-GRS) copies data 3 times in the local data center and 3 times in a secondary data center but allows secondary read only access unlike GRS</w:t>
      </w:r>
    </w:p>
    <w:p w14:paraId="771DF3D7" w14:textId="77777777" w:rsidR="008B643C" w:rsidRDefault="0035399A">
      <w:r>
        <w:t>Ensure that when this step is complete you click Select at the bottom of the blade.</w:t>
      </w:r>
    </w:p>
    <w:p w14:paraId="5320653B" w14:textId="77777777" w:rsidR="008B643C" w:rsidRDefault="0035399A">
      <w:pPr>
        <w:numPr>
          <w:ilvl w:val="0"/>
          <w:numId w:val="9"/>
        </w:numPr>
      </w:pPr>
      <w:r>
        <w:t xml:space="preserve">Click Resource Group to open the </w:t>
      </w:r>
      <w:r>
        <w:rPr>
          <w:b/>
        </w:rPr>
        <w:t>Resource group</w:t>
      </w:r>
      <w:r>
        <w:t xml:space="preserve"> blade.</w:t>
      </w:r>
    </w:p>
    <w:p w14:paraId="1CD87874" w14:textId="77777777" w:rsidR="008B643C" w:rsidRDefault="0035399A">
      <w:pPr>
        <w:numPr>
          <w:ilvl w:val="0"/>
          <w:numId w:val="1"/>
        </w:numPr>
      </w:pPr>
      <w:r>
        <w:rPr>
          <w:noProof/>
        </w:rPr>
        <w:drawing>
          <wp:inline distT="0" distB="0" distL="0" distR="0" wp14:anchorId="59676AA0" wp14:editId="6F7269AB">
            <wp:extent cx="2514600" cy="5092700"/>
            <wp:effectExtent l="0" t="0" r="0" b="0"/>
            <wp:docPr id="8" name="Picture" descr="createStorageAccountImg5.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5.png"/>
                    <pic:cNvPicPr>
                      <a:picLocks noChangeAspect="1" noChangeArrowheads="1"/>
                    </pic:cNvPicPr>
                  </pic:nvPicPr>
                  <pic:blipFill>
                    <a:blip r:embed="rId19"/>
                    <a:stretch>
                      <a:fillRect/>
                    </a:stretch>
                  </pic:blipFill>
                  <pic:spPr bwMode="auto">
                    <a:xfrm>
                      <a:off x="0" y="0"/>
                      <a:ext cx="2514600" cy="5092700"/>
                    </a:xfrm>
                    <a:prstGeom prst="rect">
                      <a:avLst/>
                    </a:prstGeom>
                    <a:noFill/>
                    <a:ln w="9525">
                      <a:noFill/>
                      <a:headEnd/>
                      <a:tailEnd/>
                    </a:ln>
                  </pic:spPr>
                </pic:pic>
              </a:graphicData>
            </a:graphic>
          </wp:inline>
        </w:drawing>
      </w:r>
    </w:p>
    <w:p w14:paraId="3791C2D2" w14:textId="77777777" w:rsidR="008B643C" w:rsidRDefault="008B643C">
      <w:pPr>
        <w:pStyle w:val="ImageCaption"/>
        <w:numPr>
          <w:ilvl w:val="0"/>
          <w:numId w:val="1"/>
        </w:numPr>
      </w:pPr>
    </w:p>
    <w:p w14:paraId="6DEBD378" w14:textId="77777777" w:rsidR="008B643C" w:rsidRDefault="0035399A">
      <w:pPr>
        <w:numPr>
          <w:ilvl w:val="0"/>
          <w:numId w:val="9"/>
        </w:numPr>
      </w:pPr>
      <w:r>
        <w:t xml:space="preserve">Click </w:t>
      </w:r>
      <w:r>
        <w:rPr>
          <w:b/>
        </w:rPr>
        <w:t>Create New Resource Group</w:t>
      </w:r>
      <w:r>
        <w:t xml:space="preserve"> at the top of the blade.</w:t>
      </w:r>
    </w:p>
    <w:p w14:paraId="0B1C92FD" w14:textId="77777777" w:rsidR="008B643C" w:rsidRDefault="0035399A">
      <w:pPr>
        <w:numPr>
          <w:ilvl w:val="0"/>
          <w:numId w:val="1"/>
        </w:numPr>
      </w:pPr>
      <w:r>
        <w:rPr>
          <w:noProof/>
        </w:rPr>
        <w:drawing>
          <wp:inline distT="0" distB="0" distL="0" distR="0" wp14:anchorId="134CB465" wp14:editId="00B13022">
            <wp:extent cx="2463800" cy="495300"/>
            <wp:effectExtent l="0" t="0" r="0" b="0"/>
            <wp:docPr id="9" name="Picture" descr="createStorageAccountImg6.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6.png"/>
                    <pic:cNvPicPr>
                      <a:picLocks noChangeAspect="1" noChangeArrowheads="1"/>
                    </pic:cNvPicPr>
                  </pic:nvPicPr>
                  <pic:blipFill>
                    <a:blip r:embed="rId20"/>
                    <a:stretch>
                      <a:fillRect/>
                    </a:stretch>
                  </pic:blipFill>
                  <pic:spPr bwMode="auto">
                    <a:xfrm>
                      <a:off x="0" y="0"/>
                      <a:ext cx="2463800" cy="495300"/>
                    </a:xfrm>
                    <a:prstGeom prst="rect">
                      <a:avLst/>
                    </a:prstGeom>
                    <a:noFill/>
                    <a:ln w="9525">
                      <a:noFill/>
                      <a:headEnd/>
                      <a:tailEnd/>
                    </a:ln>
                  </pic:spPr>
                </pic:pic>
              </a:graphicData>
            </a:graphic>
          </wp:inline>
        </w:drawing>
      </w:r>
    </w:p>
    <w:p w14:paraId="623FB911" w14:textId="77777777" w:rsidR="008B643C" w:rsidRDefault="008B643C">
      <w:pPr>
        <w:pStyle w:val="ImageCaption"/>
        <w:numPr>
          <w:ilvl w:val="0"/>
          <w:numId w:val="1"/>
        </w:numPr>
      </w:pPr>
    </w:p>
    <w:p w14:paraId="41ABB41E" w14:textId="77777777" w:rsidR="008B643C" w:rsidRDefault="0035399A">
      <w:pPr>
        <w:numPr>
          <w:ilvl w:val="0"/>
          <w:numId w:val="9"/>
        </w:numPr>
      </w:pPr>
      <w:r>
        <w:lastRenderedPageBreak/>
        <w:t xml:space="preserve">Enter a name for the resource group and click </w:t>
      </w:r>
      <w:r>
        <w:rPr>
          <w:b/>
        </w:rPr>
        <w:t>OK</w:t>
      </w:r>
      <w:r>
        <w:t xml:space="preserve"> to save the change and close the blade.</w:t>
      </w:r>
    </w:p>
    <w:p w14:paraId="7329AECC" w14:textId="77777777" w:rsidR="008B643C" w:rsidRDefault="0035399A">
      <w:pPr>
        <w:numPr>
          <w:ilvl w:val="0"/>
          <w:numId w:val="1"/>
        </w:numPr>
      </w:pPr>
      <w:r>
        <w:rPr>
          <w:noProof/>
        </w:rPr>
        <w:drawing>
          <wp:inline distT="0" distB="0" distL="0" distR="0" wp14:anchorId="289026A0" wp14:editId="3D268A4A">
            <wp:extent cx="2616200" cy="5257800"/>
            <wp:effectExtent l="0" t="0" r="0" b="0"/>
            <wp:docPr id="10" name="Picture" descr="createStorageAccountImg7.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7.png"/>
                    <pic:cNvPicPr>
                      <a:picLocks noChangeAspect="1" noChangeArrowheads="1"/>
                    </pic:cNvPicPr>
                  </pic:nvPicPr>
                  <pic:blipFill>
                    <a:blip r:embed="rId21"/>
                    <a:stretch>
                      <a:fillRect/>
                    </a:stretch>
                  </pic:blipFill>
                  <pic:spPr bwMode="auto">
                    <a:xfrm>
                      <a:off x="0" y="0"/>
                      <a:ext cx="2616200" cy="5257800"/>
                    </a:xfrm>
                    <a:prstGeom prst="rect">
                      <a:avLst/>
                    </a:prstGeom>
                    <a:noFill/>
                    <a:ln w="9525">
                      <a:noFill/>
                      <a:headEnd/>
                      <a:tailEnd/>
                    </a:ln>
                  </pic:spPr>
                </pic:pic>
              </a:graphicData>
            </a:graphic>
          </wp:inline>
        </w:drawing>
      </w:r>
    </w:p>
    <w:p w14:paraId="2123C864" w14:textId="77777777" w:rsidR="008B643C" w:rsidRDefault="008B643C">
      <w:pPr>
        <w:pStyle w:val="ImageCaption"/>
        <w:numPr>
          <w:ilvl w:val="0"/>
          <w:numId w:val="1"/>
        </w:numPr>
      </w:pPr>
    </w:p>
    <w:p w14:paraId="74CB569A" w14:textId="77777777" w:rsidR="000C718A" w:rsidRDefault="000C718A">
      <w:pPr>
        <w:numPr>
          <w:ilvl w:val="0"/>
          <w:numId w:val="9"/>
        </w:numPr>
        <w:rPr>
          <w:ins w:id="31" w:author="Cindy Gross" w:date="2015-04-23T14:37:00Z"/>
        </w:rPr>
      </w:pPr>
      <w:ins w:id="32" w:author="Cindy Gross" w:date="2015-04-23T14:37:00Z">
        <w:r>
          <w:t xml:space="preserve">Don’t change your subscription. Some services allow resources and services to be shared across subscriptions and some </w:t>
        </w:r>
      </w:ins>
      <w:ins w:id="33" w:author="Cindy Gross" w:date="2015-04-23T14:38:00Z">
        <w:r>
          <w:t>don’t but for the purpose of the lab we will complete all activities within a single subscription.</w:t>
        </w:r>
      </w:ins>
    </w:p>
    <w:p w14:paraId="37C64D94" w14:textId="77777777" w:rsidR="008B643C" w:rsidRDefault="0035399A">
      <w:pPr>
        <w:numPr>
          <w:ilvl w:val="0"/>
          <w:numId w:val="9"/>
        </w:numPr>
        <w:rPr>
          <w:ins w:id="34" w:author="Cindy Gross" w:date="2015-04-23T14:39:00Z"/>
        </w:rPr>
      </w:pPr>
      <w:r>
        <w:t xml:space="preserve">In the </w:t>
      </w:r>
      <w:r>
        <w:rPr>
          <w:b/>
        </w:rPr>
        <w:t>Storage Account</w:t>
      </w:r>
      <w:r>
        <w:t xml:space="preserve"> blade, click on </w:t>
      </w:r>
      <w:r w:rsidRPr="000C718A">
        <w:rPr>
          <w:b/>
          <w:rPrChange w:id="35" w:author="Cindy Gross" w:date="2015-04-23T14:38:00Z">
            <w:rPr/>
          </w:rPrChange>
        </w:rPr>
        <w:t>Location</w:t>
      </w:r>
      <w:r>
        <w:t xml:space="preserve"> to open the Location blade. Validate the location is set to the correct data center. In our example, we are using North Europe.</w:t>
      </w:r>
    </w:p>
    <w:p w14:paraId="4D9AF584" w14:textId="77777777" w:rsidR="000C718A" w:rsidRDefault="000C718A">
      <w:pPr>
        <w:numPr>
          <w:ilvl w:val="0"/>
          <w:numId w:val="9"/>
        </w:numPr>
      </w:pPr>
      <w:ins w:id="36" w:author="Cindy Gross" w:date="2015-04-23T14:39:00Z">
        <w:r>
          <w:t>For Diagnostics choose the default of “Not configured”.</w:t>
        </w:r>
      </w:ins>
    </w:p>
    <w:p w14:paraId="4CC99F1F" w14:textId="77777777" w:rsidR="008B643C" w:rsidRDefault="0035399A">
      <w:pPr>
        <w:numPr>
          <w:ilvl w:val="0"/>
          <w:numId w:val="9"/>
        </w:numPr>
      </w:pPr>
      <w:r>
        <w:t xml:space="preserve">Review the options of the new storage account. Note that the </w:t>
      </w:r>
      <w:r>
        <w:rPr>
          <w:b/>
        </w:rPr>
        <w:t>Add to Startboard</w:t>
      </w:r>
      <w:r>
        <w:t xml:space="preserve"> is automatically selected, which will add a tile for this new storage account to the </w:t>
      </w:r>
      <w:r>
        <w:lastRenderedPageBreak/>
        <w:t xml:space="preserve">Startboard. Click </w:t>
      </w:r>
      <w:r>
        <w:rPr>
          <w:b/>
        </w:rPr>
        <w:t>Create</w:t>
      </w:r>
      <w:r>
        <w:t xml:space="preserve"> in the lower left corner of the blade to create the storage account. The process may require 2-3 minutes.</w:t>
      </w:r>
    </w:p>
    <w:p w14:paraId="6DEA3DC1" w14:textId="77777777" w:rsidR="008B643C" w:rsidRDefault="0035399A">
      <w:pPr>
        <w:numPr>
          <w:ilvl w:val="0"/>
          <w:numId w:val="1"/>
        </w:numPr>
      </w:pPr>
      <w:r>
        <w:rPr>
          <w:noProof/>
        </w:rPr>
        <w:drawing>
          <wp:inline distT="0" distB="0" distL="0" distR="0" wp14:anchorId="0A9406C6" wp14:editId="6BD49977">
            <wp:extent cx="2616200" cy="5295900"/>
            <wp:effectExtent l="0" t="0" r="0" b="0"/>
            <wp:docPr id="11" name="Picture" descr="createStorageAccountImg8.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8.png"/>
                    <pic:cNvPicPr>
                      <a:picLocks noChangeAspect="1" noChangeArrowheads="1"/>
                    </pic:cNvPicPr>
                  </pic:nvPicPr>
                  <pic:blipFill>
                    <a:blip r:embed="rId22"/>
                    <a:stretch>
                      <a:fillRect/>
                    </a:stretch>
                  </pic:blipFill>
                  <pic:spPr bwMode="auto">
                    <a:xfrm>
                      <a:off x="0" y="0"/>
                      <a:ext cx="2616200" cy="5295900"/>
                    </a:xfrm>
                    <a:prstGeom prst="rect">
                      <a:avLst/>
                    </a:prstGeom>
                    <a:noFill/>
                    <a:ln w="9525">
                      <a:noFill/>
                      <a:headEnd/>
                      <a:tailEnd/>
                    </a:ln>
                  </pic:spPr>
                </pic:pic>
              </a:graphicData>
            </a:graphic>
          </wp:inline>
        </w:drawing>
      </w:r>
    </w:p>
    <w:p w14:paraId="4E4FF89E" w14:textId="77777777" w:rsidR="008B643C" w:rsidRDefault="008B643C">
      <w:pPr>
        <w:pStyle w:val="ImageCaption"/>
        <w:numPr>
          <w:ilvl w:val="0"/>
          <w:numId w:val="1"/>
        </w:numPr>
      </w:pPr>
    </w:p>
    <w:p w14:paraId="6D01A7A1" w14:textId="77777777" w:rsidR="008B643C" w:rsidRDefault="0035399A">
      <w:pPr>
        <w:numPr>
          <w:ilvl w:val="0"/>
          <w:numId w:val="9"/>
        </w:numPr>
      </w:pPr>
      <w:r>
        <w:t>Once the storage account has been created the following will be displayed. You will see the main dashboard and the storage account creation should be visible.</w:t>
      </w:r>
    </w:p>
    <w:p w14:paraId="7388AA58" w14:textId="2CC4D36E" w:rsidR="008B643C" w:rsidRDefault="0035399A">
      <w:pPr>
        <w:numPr>
          <w:ilvl w:val="0"/>
          <w:numId w:val="1"/>
        </w:numPr>
      </w:pPr>
      <w:del w:id="37" w:author="Cindy Gross" w:date="2015-04-23T14:52:00Z">
        <w:r w:rsidDel="00AF205A">
          <w:rPr>
            <w:noProof/>
          </w:rPr>
          <w:lastRenderedPageBreak/>
          <w:drawing>
            <wp:inline distT="0" distB="0" distL="0" distR="0" wp14:anchorId="56106BA1" wp14:editId="1BA8E5DB">
              <wp:extent cx="5092700" cy="5321300"/>
              <wp:effectExtent l="0" t="0" r="0" b="0"/>
              <wp:docPr id="12" name="Picture" descr="createStorageAccountImg9.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9.png"/>
                      <pic:cNvPicPr>
                        <a:picLocks noChangeAspect="1" noChangeArrowheads="1"/>
                      </pic:cNvPicPr>
                    </pic:nvPicPr>
                    <pic:blipFill>
                      <a:blip r:embed="rId23"/>
                      <a:stretch>
                        <a:fillRect/>
                      </a:stretch>
                    </pic:blipFill>
                    <pic:spPr bwMode="auto">
                      <a:xfrm>
                        <a:off x="0" y="0"/>
                        <a:ext cx="5092700" cy="5321300"/>
                      </a:xfrm>
                      <a:prstGeom prst="rect">
                        <a:avLst/>
                      </a:prstGeom>
                      <a:noFill/>
                      <a:ln w="9525">
                        <a:noFill/>
                        <a:headEnd/>
                        <a:tailEnd/>
                      </a:ln>
                    </pic:spPr>
                  </pic:pic>
                </a:graphicData>
              </a:graphic>
            </wp:inline>
          </w:drawing>
        </w:r>
      </w:del>
      <w:ins w:id="38" w:author="Cindy Gross" w:date="2015-04-23T14:52:00Z">
        <w:r w:rsidR="00AF205A">
          <w:rPr>
            <w:noProof/>
          </w:rPr>
          <w:lastRenderedPageBreak/>
          <w:drawing>
            <wp:inline distT="0" distB="0" distL="0" distR="0" wp14:anchorId="15EFE128" wp14:editId="3DED6BF9">
              <wp:extent cx="3766931" cy="38792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3749" cy="3886236"/>
                      </a:xfrm>
                      <a:prstGeom prst="rect">
                        <a:avLst/>
                      </a:prstGeom>
                    </pic:spPr>
                  </pic:pic>
                </a:graphicData>
              </a:graphic>
            </wp:inline>
          </w:drawing>
        </w:r>
      </w:ins>
    </w:p>
    <w:p w14:paraId="5CFBF0AC" w14:textId="77777777" w:rsidR="008B643C" w:rsidRDefault="008B643C">
      <w:pPr>
        <w:pStyle w:val="ImageCaption"/>
        <w:numPr>
          <w:ilvl w:val="0"/>
          <w:numId w:val="1"/>
        </w:numPr>
      </w:pPr>
    </w:p>
    <w:p w14:paraId="484CD651" w14:textId="77777777" w:rsidR="008B643C" w:rsidRDefault="0035399A">
      <w:pPr>
        <w:pStyle w:val="Heading2"/>
      </w:pPr>
      <w:bookmarkStart w:id="39" w:name="create-an-azure-blob-storage-container"/>
      <w:r>
        <w:t>3.3. Create an Azure Blob Storage Container</w:t>
      </w:r>
    </w:p>
    <w:bookmarkEnd w:id="39"/>
    <w:p w14:paraId="46C6C77A" w14:textId="566A2A20" w:rsidR="008B643C" w:rsidRDefault="0035399A">
      <w:r>
        <w:t>Data in the storage account is stored and organized in containers. The following steps will crea</w:t>
      </w:r>
      <w:del w:id="40" w:author="Cindy Gross" w:date="2015-04-23T14:54:00Z">
        <w:r w:rsidDel="00AF205A">
          <w:delText>e</w:delText>
        </w:r>
      </w:del>
      <w:r>
        <w:t xml:space="preserve">te a container that will be used in the remaining labs. </w:t>
      </w:r>
      <w:del w:id="41" w:author="Cindy Gross" w:date="2015-04-23T15:02:00Z">
        <w:r w:rsidDel="00C857DD">
          <w:delText>The final steps of this section will walk through using AZCopy to move data from the course virtual machine to the new storage account container.</w:delText>
        </w:r>
      </w:del>
    </w:p>
    <w:p w14:paraId="52DF7C4B" w14:textId="77777777" w:rsidR="008B643C" w:rsidRDefault="0035399A">
      <w:pPr>
        <w:numPr>
          <w:ilvl w:val="0"/>
          <w:numId w:val="10"/>
        </w:numPr>
      </w:pPr>
      <w:r>
        <w:t>Navigate to the newly created storage account and review the properties and options for this account.</w:t>
      </w:r>
    </w:p>
    <w:p w14:paraId="62B03571" w14:textId="0E205AF9" w:rsidR="008B643C" w:rsidRDefault="0035399A">
      <w:pPr>
        <w:numPr>
          <w:ilvl w:val="0"/>
          <w:numId w:val="1"/>
        </w:numPr>
      </w:pPr>
      <w:del w:id="42" w:author="Cindy Gross" w:date="2015-04-23T14:54:00Z">
        <w:r w:rsidDel="00AF205A">
          <w:rPr>
            <w:noProof/>
          </w:rPr>
          <w:lastRenderedPageBreak/>
          <w:drawing>
            <wp:inline distT="0" distB="0" distL="0" distR="0" wp14:anchorId="7F868F25" wp14:editId="0A4EB4BD">
              <wp:extent cx="5092700" cy="5321300"/>
              <wp:effectExtent l="0" t="0" r="0" b="0"/>
              <wp:docPr id="13" name="Picture" descr="createStorageAccountImg9.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9.png"/>
                      <pic:cNvPicPr>
                        <a:picLocks noChangeAspect="1" noChangeArrowheads="1"/>
                      </pic:cNvPicPr>
                    </pic:nvPicPr>
                    <pic:blipFill>
                      <a:blip r:embed="rId23"/>
                      <a:stretch>
                        <a:fillRect/>
                      </a:stretch>
                    </pic:blipFill>
                    <pic:spPr bwMode="auto">
                      <a:xfrm>
                        <a:off x="0" y="0"/>
                        <a:ext cx="5092700" cy="5321300"/>
                      </a:xfrm>
                      <a:prstGeom prst="rect">
                        <a:avLst/>
                      </a:prstGeom>
                      <a:noFill/>
                      <a:ln w="9525">
                        <a:noFill/>
                        <a:headEnd/>
                        <a:tailEnd/>
                      </a:ln>
                    </pic:spPr>
                  </pic:pic>
                </a:graphicData>
              </a:graphic>
            </wp:inline>
          </w:drawing>
        </w:r>
      </w:del>
    </w:p>
    <w:p w14:paraId="1CFF14FB" w14:textId="77777777" w:rsidR="008B643C" w:rsidRDefault="008B643C">
      <w:pPr>
        <w:pStyle w:val="ImageCaption"/>
        <w:numPr>
          <w:ilvl w:val="0"/>
          <w:numId w:val="1"/>
        </w:numPr>
      </w:pPr>
    </w:p>
    <w:p w14:paraId="00D4AE5D" w14:textId="77777777" w:rsidR="008B643C" w:rsidRDefault="0035399A">
      <w:pPr>
        <w:numPr>
          <w:ilvl w:val="0"/>
          <w:numId w:val="10"/>
        </w:numPr>
      </w:pPr>
      <w:r>
        <w:t xml:space="preserve">Select </w:t>
      </w:r>
      <w:r>
        <w:rPr>
          <w:b/>
        </w:rPr>
        <w:t>Containers</w:t>
      </w:r>
      <w:r>
        <w:t xml:space="preserve"> to open the Containers blade.</w:t>
      </w:r>
    </w:p>
    <w:p w14:paraId="7A31DCB4" w14:textId="36FC2223" w:rsidR="008B643C" w:rsidRDefault="0035399A">
      <w:pPr>
        <w:numPr>
          <w:ilvl w:val="0"/>
          <w:numId w:val="1"/>
        </w:numPr>
      </w:pPr>
      <w:del w:id="43" w:author="Cindy Gross" w:date="2015-04-23T14:55:00Z">
        <w:r w:rsidDel="00AF205A">
          <w:rPr>
            <w:noProof/>
          </w:rPr>
          <w:drawing>
            <wp:inline distT="0" distB="0" distL="0" distR="0" wp14:anchorId="5947A280" wp14:editId="0DDD3A47">
              <wp:extent cx="1435100" cy="673100"/>
              <wp:effectExtent l="0" t="0" r="0" b="0"/>
              <wp:docPr id="14" name="Picture" descr="createStorageAccountImg10.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0.png"/>
                      <pic:cNvPicPr>
                        <a:picLocks noChangeAspect="1" noChangeArrowheads="1"/>
                      </pic:cNvPicPr>
                    </pic:nvPicPr>
                    <pic:blipFill>
                      <a:blip r:embed="rId25"/>
                      <a:stretch>
                        <a:fillRect/>
                      </a:stretch>
                    </pic:blipFill>
                    <pic:spPr bwMode="auto">
                      <a:xfrm>
                        <a:off x="0" y="0"/>
                        <a:ext cx="1435100" cy="673100"/>
                      </a:xfrm>
                      <a:prstGeom prst="rect">
                        <a:avLst/>
                      </a:prstGeom>
                      <a:noFill/>
                      <a:ln w="9525">
                        <a:noFill/>
                        <a:headEnd/>
                        <a:tailEnd/>
                      </a:ln>
                    </pic:spPr>
                  </pic:pic>
                </a:graphicData>
              </a:graphic>
            </wp:inline>
          </w:drawing>
        </w:r>
      </w:del>
      <w:ins w:id="44" w:author="Cindy Gross" w:date="2015-04-23T14:55:00Z">
        <w:r w:rsidR="00AF205A">
          <w:rPr>
            <w:noProof/>
          </w:rPr>
          <w:drawing>
            <wp:inline distT="0" distB="0" distL="0" distR="0" wp14:anchorId="01B679AD" wp14:editId="3116740C">
              <wp:extent cx="1308100" cy="8941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20902" cy="902895"/>
                      </a:xfrm>
                      <a:prstGeom prst="rect">
                        <a:avLst/>
                      </a:prstGeom>
                    </pic:spPr>
                  </pic:pic>
                </a:graphicData>
              </a:graphic>
            </wp:inline>
          </w:drawing>
        </w:r>
      </w:ins>
    </w:p>
    <w:p w14:paraId="65ECEB10" w14:textId="77777777" w:rsidR="008B643C" w:rsidRDefault="008B643C">
      <w:pPr>
        <w:pStyle w:val="ImageCaption"/>
        <w:numPr>
          <w:ilvl w:val="0"/>
          <w:numId w:val="1"/>
        </w:numPr>
      </w:pPr>
    </w:p>
    <w:p w14:paraId="4D02ABFD" w14:textId="77777777" w:rsidR="008B643C" w:rsidRDefault="0035399A">
      <w:pPr>
        <w:numPr>
          <w:ilvl w:val="0"/>
          <w:numId w:val="10"/>
        </w:numPr>
      </w:pPr>
      <w:r>
        <w:t xml:space="preserve">The </w:t>
      </w:r>
      <w:r>
        <w:rPr>
          <w:b/>
        </w:rPr>
        <w:t>Containers</w:t>
      </w:r>
      <w:r>
        <w:t xml:space="preserve"> blade supports viewing, editing and creating storage containers.</w:t>
      </w:r>
    </w:p>
    <w:p w14:paraId="7A8CE751" w14:textId="77777777" w:rsidR="008B643C" w:rsidRDefault="0035399A">
      <w:pPr>
        <w:numPr>
          <w:ilvl w:val="0"/>
          <w:numId w:val="1"/>
        </w:numPr>
      </w:pPr>
      <w:r>
        <w:rPr>
          <w:noProof/>
        </w:rPr>
        <w:lastRenderedPageBreak/>
        <w:drawing>
          <wp:inline distT="0" distB="0" distL="0" distR="0" wp14:anchorId="118B4C5B" wp14:editId="27FD08A4">
            <wp:extent cx="4305300" cy="2159000"/>
            <wp:effectExtent l="0" t="0" r="0" b="0"/>
            <wp:docPr id="15" name="Picture" descr="createStorageAccountImg11.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1.png"/>
                    <pic:cNvPicPr>
                      <a:picLocks noChangeAspect="1" noChangeArrowheads="1"/>
                    </pic:cNvPicPr>
                  </pic:nvPicPr>
                  <pic:blipFill>
                    <a:blip r:embed="rId27"/>
                    <a:stretch>
                      <a:fillRect/>
                    </a:stretch>
                  </pic:blipFill>
                  <pic:spPr bwMode="auto">
                    <a:xfrm>
                      <a:off x="0" y="0"/>
                      <a:ext cx="4305300" cy="2159000"/>
                    </a:xfrm>
                    <a:prstGeom prst="rect">
                      <a:avLst/>
                    </a:prstGeom>
                    <a:noFill/>
                    <a:ln w="9525">
                      <a:noFill/>
                      <a:headEnd/>
                      <a:tailEnd/>
                    </a:ln>
                  </pic:spPr>
                </pic:pic>
              </a:graphicData>
            </a:graphic>
          </wp:inline>
        </w:drawing>
      </w:r>
    </w:p>
    <w:p w14:paraId="0A930989" w14:textId="77777777" w:rsidR="008B643C" w:rsidRDefault="008B643C">
      <w:pPr>
        <w:pStyle w:val="ImageCaption"/>
        <w:numPr>
          <w:ilvl w:val="0"/>
          <w:numId w:val="1"/>
        </w:numPr>
      </w:pPr>
    </w:p>
    <w:p w14:paraId="45E19107" w14:textId="77777777" w:rsidR="008B643C" w:rsidRDefault="0035399A">
      <w:pPr>
        <w:numPr>
          <w:ilvl w:val="0"/>
          <w:numId w:val="10"/>
        </w:numPr>
      </w:pPr>
      <w:r>
        <w:t xml:space="preserve">Our labs will require a storage container named </w:t>
      </w:r>
      <w:r>
        <w:rPr>
          <w:b/>
        </w:rPr>
        <w:t>data</w:t>
      </w:r>
      <w:r>
        <w:t>. Select Add from the top menu of the blade.</w:t>
      </w:r>
    </w:p>
    <w:p w14:paraId="7985A596" w14:textId="77777777" w:rsidR="008B643C" w:rsidRDefault="0035399A">
      <w:pPr>
        <w:numPr>
          <w:ilvl w:val="0"/>
          <w:numId w:val="1"/>
        </w:numPr>
      </w:pPr>
      <w:r>
        <w:rPr>
          <w:noProof/>
        </w:rPr>
        <w:drawing>
          <wp:inline distT="0" distB="0" distL="0" distR="0" wp14:anchorId="31413D4B" wp14:editId="2ED92530">
            <wp:extent cx="393700" cy="393700"/>
            <wp:effectExtent l="0" t="0" r="0" b="0"/>
            <wp:docPr id="16" name="Picture" descr="createStorageAccountImg12.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2.png"/>
                    <pic:cNvPicPr>
                      <a:picLocks noChangeAspect="1" noChangeArrowheads="1"/>
                    </pic:cNvPicPr>
                  </pic:nvPicPr>
                  <pic:blipFill>
                    <a:blip r:embed="rId28"/>
                    <a:stretch>
                      <a:fillRect/>
                    </a:stretch>
                  </pic:blipFill>
                  <pic:spPr bwMode="auto">
                    <a:xfrm>
                      <a:off x="0" y="0"/>
                      <a:ext cx="393700" cy="393700"/>
                    </a:xfrm>
                    <a:prstGeom prst="rect">
                      <a:avLst/>
                    </a:prstGeom>
                    <a:noFill/>
                    <a:ln w="9525">
                      <a:noFill/>
                      <a:headEnd/>
                      <a:tailEnd/>
                    </a:ln>
                  </pic:spPr>
                </pic:pic>
              </a:graphicData>
            </a:graphic>
          </wp:inline>
        </w:drawing>
      </w:r>
    </w:p>
    <w:p w14:paraId="172E68DA" w14:textId="77777777" w:rsidR="008B643C" w:rsidRDefault="008B643C">
      <w:pPr>
        <w:pStyle w:val="ImageCaption"/>
        <w:numPr>
          <w:ilvl w:val="0"/>
          <w:numId w:val="1"/>
        </w:numPr>
      </w:pPr>
    </w:p>
    <w:p w14:paraId="6A792253" w14:textId="77777777" w:rsidR="008B643C" w:rsidRDefault="0035399A">
      <w:pPr>
        <w:numPr>
          <w:ilvl w:val="0"/>
          <w:numId w:val="10"/>
        </w:numPr>
      </w:pPr>
      <w:r>
        <w:t xml:space="preserve">A new </w:t>
      </w:r>
      <w:r>
        <w:rPr>
          <w:b/>
        </w:rPr>
        <w:t>Add a container</w:t>
      </w:r>
      <w:r>
        <w:t xml:space="preserve"> blade will open. Enter the name </w:t>
      </w:r>
      <w:r>
        <w:rPr>
          <w:b/>
        </w:rPr>
        <w:t>data</w:t>
      </w:r>
      <w:r>
        <w:t xml:space="preserve"> for the container. Note the options for </w:t>
      </w:r>
      <w:r>
        <w:rPr>
          <w:b/>
        </w:rPr>
        <w:t>Access type</w:t>
      </w:r>
      <w:r>
        <w:t xml:space="preserve">, which we also refer to as the policy. The default access type is Private. Private will require a key to access data in the container, and will be the most secure. Validate the Access type is set to Private for our exercises. Click </w:t>
      </w:r>
      <w:r>
        <w:rPr>
          <w:b/>
        </w:rPr>
        <w:t>OK</w:t>
      </w:r>
      <w:r>
        <w:t xml:space="preserve"> in the lower left corner of the blade.</w:t>
      </w:r>
    </w:p>
    <w:p w14:paraId="4426ADA8" w14:textId="40BA09A6" w:rsidR="008B643C" w:rsidRDefault="0035399A">
      <w:pPr>
        <w:numPr>
          <w:ilvl w:val="0"/>
          <w:numId w:val="1"/>
        </w:numPr>
      </w:pPr>
      <w:del w:id="45" w:author="Cindy Gross" w:date="2015-04-23T14:56:00Z">
        <w:r w:rsidDel="00AF205A">
          <w:rPr>
            <w:noProof/>
          </w:rPr>
          <w:lastRenderedPageBreak/>
          <w:drawing>
            <wp:inline distT="0" distB="0" distL="0" distR="0" wp14:anchorId="5B746C17" wp14:editId="7FC68604">
              <wp:extent cx="2235200" cy="5600700"/>
              <wp:effectExtent l="0" t="0" r="0" b="0"/>
              <wp:docPr id="17" name="Picture" descr="createStorageAccountImg13.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add_container_withpolicy.png"/>
                      <pic:cNvPicPr>
                        <a:picLocks noChangeAspect="1" noChangeArrowheads="1"/>
                      </pic:cNvPicPr>
                    </pic:nvPicPr>
                    <pic:blipFill>
                      <a:blip r:embed="rId29"/>
                      <a:stretch>
                        <a:fillRect/>
                      </a:stretch>
                    </pic:blipFill>
                    <pic:spPr bwMode="auto">
                      <a:xfrm>
                        <a:off x="0" y="0"/>
                        <a:ext cx="2235200" cy="5600700"/>
                      </a:xfrm>
                      <a:prstGeom prst="rect">
                        <a:avLst/>
                      </a:prstGeom>
                      <a:noFill/>
                      <a:ln w="9525">
                        <a:noFill/>
                        <a:headEnd/>
                        <a:tailEnd/>
                      </a:ln>
                    </pic:spPr>
                  </pic:pic>
                </a:graphicData>
              </a:graphic>
            </wp:inline>
          </w:drawing>
        </w:r>
      </w:del>
      <w:ins w:id="46" w:author="Cindy Gross" w:date="2015-04-23T14:56:00Z">
        <w:r w:rsidR="00AF205A">
          <w:rPr>
            <w:noProof/>
          </w:rPr>
          <w:drawing>
            <wp:inline distT="0" distB="0" distL="0" distR="0" wp14:anchorId="3C10FAF3" wp14:editId="6B6BD57B">
              <wp:extent cx="2566992" cy="3784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4580" cy="3810531"/>
                      </a:xfrm>
                      <a:prstGeom prst="rect">
                        <a:avLst/>
                      </a:prstGeom>
                    </pic:spPr>
                  </pic:pic>
                </a:graphicData>
              </a:graphic>
            </wp:inline>
          </w:drawing>
        </w:r>
      </w:ins>
    </w:p>
    <w:p w14:paraId="1AE0E844" w14:textId="77777777" w:rsidR="008B643C" w:rsidRDefault="008B643C">
      <w:pPr>
        <w:pStyle w:val="ImageCaption"/>
        <w:numPr>
          <w:ilvl w:val="0"/>
          <w:numId w:val="1"/>
        </w:numPr>
      </w:pPr>
    </w:p>
    <w:p w14:paraId="413B3133" w14:textId="22E9B3CA" w:rsidR="008B643C" w:rsidRDefault="0035399A">
      <w:pPr>
        <w:numPr>
          <w:ilvl w:val="0"/>
          <w:numId w:val="1"/>
        </w:numPr>
      </w:pPr>
      <w:del w:id="47" w:author="Cindy Gross" w:date="2015-04-23T14:57:00Z">
        <w:r w:rsidDel="00AF205A">
          <w:delText xml:space="preserve">n.b. </w:delText>
        </w:r>
      </w:del>
      <w:r>
        <w:t>If we changed the policy to one of the other two options we would be able to download data with just URLs. This is a great mechanism for sharing files to the world but not when you're using services where you want to keep the data private.</w:t>
      </w:r>
    </w:p>
    <w:p w14:paraId="16DB49B9" w14:textId="77777777" w:rsidR="008B643C" w:rsidRDefault="0035399A">
      <w:pPr>
        <w:numPr>
          <w:ilvl w:val="0"/>
          <w:numId w:val="10"/>
        </w:numPr>
      </w:pPr>
      <w:r>
        <w:t xml:space="preserve">The new container named </w:t>
      </w:r>
      <w:r>
        <w:rPr>
          <w:b/>
        </w:rPr>
        <w:t>data</w:t>
      </w:r>
      <w:r>
        <w:t xml:space="preserve"> is now listed in the Containers blade. Close the Containers blade by clicking the X in the upper right corner of the blade. You will return to the storage account blade.</w:t>
      </w:r>
    </w:p>
    <w:p w14:paraId="75A7E9AA" w14:textId="77777777" w:rsidR="008B643C" w:rsidRDefault="0035399A">
      <w:pPr>
        <w:numPr>
          <w:ilvl w:val="0"/>
          <w:numId w:val="1"/>
        </w:numPr>
      </w:pPr>
      <w:r>
        <w:rPr>
          <w:noProof/>
        </w:rPr>
        <w:lastRenderedPageBreak/>
        <w:drawing>
          <wp:inline distT="0" distB="0" distL="0" distR="0" wp14:anchorId="349A333D" wp14:editId="1AAC7531">
            <wp:extent cx="4622800" cy="1752600"/>
            <wp:effectExtent l="0" t="0" r="0" b="0"/>
            <wp:docPr id="18" name="Picture" descr="createStorageAccountImg15.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5.png"/>
                    <pic:cNvPicPr>
                      <a:picLocks noChangeAspect="1" noChangeArrowheads="1"/>
                    </pic:cNvPicPr>
                  </pic:nvPicPr>
                  <pic:blipFill>
                    <a:blip r:embed="rId31"/>
                    <a:stretch>
                      <a:fillRect/>
                    </a:stretch>
                  </pic:blipFill>
                  <pic:spPr bwMode="auto">
                    <a:xfrm>
                      <a:off x="0" y="0"/>
                      <a:ext cx="4622800" cy="1752600"/>
                    </a:xfrm>
                    <a:prstGeom prst="rect">
                      <a:avLst/>
                    </a:prstGeom>
                    <a:noFill/>
                    <a:ln w="9525">
                      <a:noFill/>
                      <a:headEnd/>
                      <a:tailEnd/>
                    </a:ln>
                  </pic:spPr>
                </pic:pic>
              </a:graphicData>
            </a:graphic>
          </wp:inline>
        </w:drawing>
      </w:r>
    </w:p>
    <w:p w14:paraId="45BC0615" w14:textId="77777777" w:rsidR="008B643C" w:rsidRDefault="008B643C">
      <w:pPr>
        <w:pStyle w:val="ImageCaption"/>
        <w:numPr>
          <w:ilvl w:val="0"/>
          <w:numId w:val="1"/>
        </w:numPr>
      </w:pPr>
    </w:p>
    <w:p w14:paraId="5942400D" w14:textId="5AF8136D" w:rsidR="008B643C" w:rsidRDefault="0035399A">
      <w:pPr>
        <w:numPr>
          <w:ilvl w:val="0"/>
          <w:numId w:val="10"/>
        </w:numPr>
        <w:rPr>
          <w:ins w:id="48" w:author="Cindy Gross" w:date="2015-04-23T14:59:00Z"/>
        </w:rPr>
      </w:pPr>
      <w:r>
        <w:t xml:space="preserve">Our labs will require keys to add and remove data to the container in the storage account. Select the highlighted </w:t>
      </w:r>
      <w:r>
        <w:rPr>
          <w:b/>
        </w:rPr>
        <w:t>keys</w:t>
      </w:r>
      <w:ins w:id="49" w:author="Cindy Gross" w:date="2015-04-23T15:00:00Z">
        <w:r w:rsidR="00252286" w:rsidRPr="00252286">
          <w:rPr>
            <w:rPrChange w:id="50" w:author="Cindy Gross" w:date="2015-04-23T15:00:00Z">
              <w:rPr>
                <w:b/>
              </w:rPr>
            </w:rPrChange>
          </w:rPr>
          <w:t xml:space="preserve"> icon</w:t>
        </w:r>
        <w:r w:rsidR="00252286">
          <w:t xml:space="preserve"> in the Essentials section or choose “Settings” then “Keys”</w:t>
        </w:r>
      </w:ins>
      <w:r>
        <w:t>.</w:t>
      </w:r>
    </w:p>
    <w:p w14:paraId="4E20F1D0" w14:textId="1C096495" w:rsidR="00252286" w:rsidRDefault="00252286">
      <w:pPr>
        <w:numPr>
          <w:ilvl w:val="0"/>
          <w:numId w:val="10"/>
        </w:numPr>
      </w:pPr>
      <w:ins w:id="51" w:author="Cindy Gross" w:date="2015-04-23T14:59:00Z">
        <w:r>
          <w:rPr>
            <w:noProof/>
          </w:rPr>
          <w:drawing>
            <wp:inline distT="0" distB="0" distL="0" distR="0" wp14:anchorId="2F6457A3" wp14:editId="11B8BD76">
              <wp:extent cx="5943600" cy="33712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71215"/>
                      </a:xfrm>
                      <a:prstGeom prst="rect">
                        <a:avLst/>
                      </a:prstGeom>
                    </pic:spPr>
                  </pic:pic>
                </a:graphicData>
              </a:graphic>
            </wp:inline>
          </w:drawing>
        </w:r>
      </w:ins>
    </w:p>
    <w:p w14:paraId="5DA00631" w14:textId="2DB2EBE6" w:rsidR="008B643C" w:rsidRDefault="0035399A">
      <w:pPr>
        <w:numPr>
          <w:ilvl w:val="0"/>
          <w:numId w:val="1"/>
        </w:numPr>
      </w:pPr>
      <w:del w:id="52" w:author="Cindy Gross" w:date="2015-04-23T14:59:00Z">
        <w:r w:rsidDel="00252286">
          <w:rPr>
            <w:noProof/>
          </w:rPr>
          <w:lastRenderedPageBreak/>
          <w:drawing>
            <wp:inline distT="0" distB="0" distL="0" distR="0" wp14:anchorId="65189DF5" wp14:editId="4410A89A">
              <wp:extent cx="5619750" cy="9288780"/>
              <wp:effectExtent l="0" t="0" r="0" b="0"/>
              <wp:docPr id="19" name="Picture" descr="Select Storage Account Keys"/>
              <wp:cNvGraphicFramePr/>
              <a:graphic xmlns:a="http://schemas.openxmlformats.org/drawingml/2006/main">
                <a:graphicData uri="http://schemas.openxmlformats.org/drawingml/2006/picture">
                  <pic:pic xmlns:pic="http://schemas.openxmlformats.org/drawingml/2006/picture">
                    <pic:nvPicPr>
                      <pic:cNvPr id="0" name="Picture" descr="images/CreateStorageAccount/select_storage_keys.png"/>
                      <pic:cNvPicPr>
                        <a:picLocks noChangeAspect="1" noChangeArrowheads="1"/>
                      </pic:cNvPicPr>
                    </pic:nvPicPr>
                    <pic:blipFill>
                      <a:blip r:embed="rId33"/>
                      <a:stretch>
                        <a:fillRect/>
                      </a:stretch>
                    </pic:blipFill>
                    <pic:spPr bwMode="auto">
                      <a:xfrm>
                        <a:off x="0" y="0"/>
                        <a:ext cx="5619750" cy="9288780"/>
                      </a:xfrm>
                      <a:prstGeom prst="rect">
                        <a:avLst/>
                      </a:prstGeom>
                      <a:noFill/>
                      <a:ln w="9525">
                        <a:noFill/>
                        <a:headEnd/>
                        <a:tailEnd/>
                      </a:ln>
                    </pic:spPr>
                  </pic:pic>
                </a:graphicData>
              </a:graphic>
            </wp:inline>
          </w:drawing>
        </w:r>
      </w:del>
    </w:p>
    <w:p w14:paraId="5F1A6CFA" w14:textId="77777777" w:rsidR="008B643C" w:rsidRDefault="008B643C">
      <w:pPr>
        <w:pStyle w:val="ImageCaption"/>
        <w:numPr>
          <w:ilvl w:val="0"/>
          <w:numId w:val="1"/>
        </w:numPr>
      </w:pPr>
    </w:p>
    <w:p w14:paraId="13D3913C" w14:textId="77777777" w:rsidR="008B643C" w:rsidRDefault="0035399A">
      <w:pPr>
        <w:pStyle w:val="Compact"/>
        <w:numPr>
          <w:ilvl w:val="0"/>
          <w:numId w:val="10"/>
        </w:numPr>
      </w:pPr>
      <w:r>
        <w:t>Note the options in the Manage Keys blade.</w:t>
      </w:r>
    </w:p>
    <w:p w14:paraId="3677592E" w14:textId="1883F23B" w:rsidR="008B643C" w:rsidDel="00252286" w:rsidRDefault="0035399A" w:rsidP="00252286">
      <w:pPr>
        <w:pStyle w:val="Compact"/>
        <w:numPr>
          <w:ilvl w:val="1"/>
          <w:numId w:val="11"/>
        </w:numPr>
        <w:rPr>
          <w:del w:id="53" w:author="Cindy Gross" w:date="2015-04-23T15:00:00Z"/>
        </w:rPr>
      </w:pPr>
      <w:r>
        <w:t>In addition to copying keys for use in applications, notice the option to regenerate keys in the upper menu of the blade. Each organization will implement standards for using and rotating/regenerating keys to the storage account.</w:t>
      </w:r>
      <w:ins w:id="54" w:author="Cindy Gross" w:date="2015-04-23T15:00:00Z">
        <w:r w:rsidR="00252286">
          <w:t xml:space="preserve"> Regenerating the keys invalidates any previous access</w:t>
        </w:r>
      </w:ins>
      <w:ins w:id="55" w:author="Cindy Gross" w:date="2015-04-23T15:01:00Z">
        <w:r w:rsidR="00252286">
          <w:t xml:space="preserve"> granted through the primary or secondary key</w:t>
        </w:r>
      </w:ins>
      <w:ins w:id="56" w:author="Cindy Gross" w:date="2015-04-23T15:00:00Z">
        <w:r w:rsidR="00252286">
          <w:t>.</w:t>
        </w:r>
      </w:ins>
      <w:r>
        <w:br/>
      </w:r>
    </w:p>
    <w:p w14:paraId="1BA4FDE6" w14:textId="77777777" w:rsidR="008B643C" w:rsidRDefault="0035399A" w:rsidP="001C611F">
      <w:pPr>
        <w:pStyle w:val="Compact"/>
        <w:numPr>
          <w:ilvl w:val="1"/>
          <w:numId w:val="11"/>
        </w:numPr>
      </w:pPr>
      <w:r>
        <w:t>Each storage account has a primary and a secondary access key.</w:t>
      </w:r>
    </w:p>
    <w:p w14:paraId="23AD1F46" w14:textId="77777777" w:rsidR="008B643C" w:rsidRDefault="0035399A">
      <w:pPr>
        <w:numPr>
          <w:ilvl w:val="0"/>
          <w:numId w:val="10"/>
        </w:numPr>
      </w:pPr>
      <w:r>
        <w:t xml:space="preserve">Our labs will use the primary access key. Click on the copy button to the right of the </w:t>
      </w:r>
      <w:r>
        <w:rPr>
          <w:b/>
        </w:rPr>
        <w:t>primary storage key</w:t>
      </w:r>
      <w:r>
        <w:t xml:space="preserve"> to save the key to the clipboard.</w:t>
      </w:r>
    </w:p>
    <w:p w14:paraId="4395752E" w14:textId="006619C4" w:rsidR="008B643C" w:rsidRDefault="0035399A">
      <w:pPr>
        <w:numPr>
          <w:ilvl w:val="0"/>
          <w:numId w:val="1"/>
        </w:numPr>
      </w:pPr>
      <w:del w:id="57" w:author="Cindy Gross" w:date="2015-04-23T15:01:00Z">
        <w:r w:rsidDel="00C857DD">
          <w:rPr>
            <w:noProof/>
          </w:rPr>
          <w:lastRenderedPageBreak/>
          <w:drawing>
            <wp:inline distT="0" distB="0" distL="0" distR="0" wp14:anchorId="0A8DB9D2" wp14:editId="67F7164B">
              <wp:extent cx="5638800" cy="7531100"/>
              <wp:effectExtent l="0" t="0" r="0" b="0"/>
              <wp:docPr id="20" name="Picture" descr="Select Storage Account Keys"/>
              <wp:cNvGraphicFramePr/>
              <a:graphic xmlns:a="http://schemas.openxmlformats.org/drawingml/2006/main">
                <a:graphicData uri="http://schemas.openxmlformats.org/drawingml/2006/picture">
                  <pic:pic xmlns:pic="http://schemas.openxmlformats.org/drawingml/2006/picture">
                    <pic:nvPicPr>
                      <pic:cNvPr id="0" name="Picture" descr="images/CreateStorageAccount/manage_storage_keys.png"/>
                      <pic:cNvPicPr>
                        <a:picLocks noChangeAspect="1" noChangeArrowheads="1"/>
                      </pic:cNvPicPr>
                    </pic:nvPicPr>
                    <pic:blipFill>
                      <a:blip r:embed="rId34"/>
                      <a:stretch>
                        <a:fillRect/>
                      </a:stretch>
                    </pic:blipFill>
                    <pic:spPr bwMode="auto">
                      <a:xfrm>
                        <a:off x="0" y="0"/>
                        <a:ext cx="5638800" cy="7531100"/>
                      </a:xfrm>
                      <a:prstGeom prst="rect">
                        <a:avLst/>
                      </a:prstGeom>
                      <a:noFill/>
                      <a:ln w="9525">
                        <a:noFill/>
                        <a:headEnd/>
                        <a:tailEnd/>
                      </a:ln>
                    </pic:spPr>
                  </pic:pic>
                </a:graphicData>
              </a:graphic>
            </wp:inline>
          </w:drawing>
        </w:r>
      </w:del>
    </w:p>
    <w:p w14:paraId="57BD3AC1" w14:textId="77777777" w:rsidR="008B643C" w:rsidRDefault="008B643C">
      <w:pPr>
        <w:pStyle w:val="ImageCaption"/>
        <w:numPr>
          <w:ilvl w:val="0"/>
          <w:numId w:val="1"/>
        </w:numPr>
      </w:pPr>
    </w:p>
    <w:p w14:paraId="1183DE2D" w14:textId="0D1F2DE4" w:rsidR="008B643C" w:rsidRDefault="0035399A">
      <w:pPr>
        <w:numPr>
          <w:ilvl w:val="0"/>
          <w:numId w:val="10"/>
        </w:numPr>
        <w:rPr>
          <w:ins w:id="58" w:author="Cindy Gross" w:date="2015-04-23T15:06:00Z"/>
        </w:rPr>
      </w:pPr>
      <w:r>
        <w:lastRenderedPageBreak/>
        <w:t>Open Notepad from the taskbar of the desktop and paste the key in a new text document. Save this document to the desktop, which will be used for several labs in this course.</w:t>
      </w:r>
      <w:ins w:id="59" w:author="Cindy Gross" w:date="2015-04-23T15:02:00Z">
        <w:r w:rsidR="00C857DD">
          <w:t xml:space="preserve"> Also save the name of the storage account to the notepad file.</w:t>
        </w:r>
      </w:ins>
    </w:p>
    <w:p w14:paraId="13C0F5AA" w14:textId="6C9D4802" w:rsidR="00C857DD" w:rsidRDefault="00C857DD">
      <w:pPr>
        <w:numPr>
          <w:ilvl w:val="0"/>
          <w:numId w:val="10"/>
        </w:numPr>
      </w:pPr>
      <w:ins w:id="60" w:author="Cindy Gross" w:date="2015-04-23T15:06:00Z">
        <w:r>
          <w:t>Close the storage blade.</w:t>
        </w:r>
      </w:ins>
    </w:p>
    <w:p w14:paraId="0AEF1295" w14:textId="77777777" w:rsidR="008B643C" w:rsidRDefault="0035399A">
      <w:pPr>
        <w:pStyle w:val="Heading2"/>
      </w:pPr>
      <w:bookmarkStart w:id="61" w:name="moving-data-with-azcopy"/>
      <w:r>
        <w:t>3.4 Moving Data With AZCopy</w:t>
      </w:r>
    </w:p>
    <w:bookmarkEnd w:id="61"/>
    <w:p w14:paraId="10A89461" w14:textId="61F69588" w:rsidR="008B643C" w:rsidRDefault="0035399A">
      <w:r>
        <w:t xml:space="preserve">There are many great graphical tools from Microsoft partners like </w:t>
      </w:r>
      <w:ins w:id="62" w:author="Cindy Gross" w:date="2015-04-23T15:03:00Z">
        <w:r w:rsidR="00C857DD">
          <w:t>C</w:t>
        </w:r>
        <w:r w:rsidR="00C857DD">
          <w:fldChar w:fldCharType="begin"/>
        </w:r>
        <w:r w:rsidR="00C857DD">
          <w:instrText xml:space="preserve"> HYPERLINK "http://clumsyleaf.com/products/downloads" </w:instrText>
        </w:r>
        <w:r w:rsidR="00C857DD">
          <w:fldChar w:fldCharType="separate"/>
        </w:r>
        <w:r w:rsidR="00C857DD" w:rsidRPr="00C857DD">
          <w:rPr>
            <w:rStyle w:val="Hyperlink"/>
          </w:rPr>
          <w:t>lumsyLeaf</w:t>
        </w:r>
        <w:r w:rsidR="00C857DD">
          <w:fldChar w:fldCharType="end"/>
        </w:r>
        <w:r w:rsidR="00C857DD">
          <w:t xml:space="preserve">, </w:t>
        </w:r>
      </w:ins>
      <w:r>
        <w:t>Cloudberry, Cerebrata, Red Gate and zudio (</w:t>
      </w:r>
      <w:hyperlink r:id="rId35">
        <w:r>
          <w:rPr>
            <w:rStyle w:val="Link"/>
          </w:rPr>
          <w:t>http://zudio.co</w:t>
        </w:r>
      </w:hyperlink>
      <w:r>
        <w:t>) which can be used to manage Azure Storage. For our labs we will use a command line utility from Microsoft called AZCopy. AZCopy is a simple tool to upload, download and copy blobs between storage accounts.</w:t>
      </w:r>
    </w:p>
    <w:p w14:paraId="2E511432" w14:textId="77777777" w:rsidR="008B643C" w:rsidRDefault="0035399A">
      <w:r>
        <w:t xml:space="preserve">If needed download and install Azcopy from </w:t>
      </w:r>
      <w:hyperlink r:id="rId36" w:anchor="install">
        <w:r>
          <w:rPr>
            <w:rStyle w:val="Link"/>
          </w:rPr>
          <w:t>http://azure.microsoft.com/en-gb/documentation/articles/storage-use-azcopy/#install</w:t>
        </w:r>
      </w:hyperlink>
      <w:r>
        <w:t xml:space="preserve"> . The lab image provided in class has already installed AZCopy.</w:t>
      </w:r>
    </w:p>
    <w:p w14:paraId="3C22B760" w14:textId="7795C15E" w:rsidR="00C857DD" w:rsidRDefault="00C857DD">
      <w:pPr>
        <w:numPr>
          <w:ilvl w:val="0"/>
          <w:numId w:val="12"/>
        </w:numPr>
        <w:rPr>
          <w:ins w:id="63" w:author="Cindy Gross" w:date="2015-04-23T15:08:00Z"/>
        </w:rPr>
      </w:pPr>
      <w:ins w:id="64" w:author="Cindy Gross" w:date="2015-04-23T15:08:00Z">
        <w:r>
          <w:t xml:space="preserve">Open a </w:t>
        </w:r>
      </w:ins>
      <w:ins w:id="65" w:author="Cindy Gross" w:date="2015-04-23T15:09:00Z">
        <w:r>
          <w:t xml:space="preserve">command </w:t>
        </w:r>
      </w:ins>
      <w:ins w:id="66" w:author="Cindy Gross" w:date="2015-04-23T15:08:00Z">
        <w:r>
          <w:t xml:space="preserve">prompt and navigate </w:t>
        </w:r>
      </w:ins>
      <w:ins w:id="67" w:author="Cindy Gross" w:date="2015-04-23T15:09:00Z">
        <w:r>
          <w:t xml:space="preserve">(cd) </w:t>
        </w:r>
      </w:ins>
      <w:ins w:id="68" w:author="Cindy Gross" w:date="2015-04-23T15:08:00Z">
        <w:r>
          <w:t>to the directory where AZCopy is installed. By default this is c:</w:t>
        </w:r>
        <w:r w:rsidRPr="00EE7524">
          <w:t>\Program Files (x86)\Microsoft SDKs\Azure\AzCopy</w:t>
        </w:r>
        <w:r>
          <w:t xml:space="preserve"> on a 64bit </w:t>
        </w:r>
      </w:ins>
      <w:ins w:id="69" w:author="Cindy Gross" w:date="2015-04-23T15:09:00Z">
        <w:r>
          <w:t>OS</w:t>
        </w:r>
      </w:ins>
      <w:ins w:id="70" w:author="Cindy Gross" w:date="2015-04-23T15:08:00Z">
        <w:r>
          <w:t>.</w:t>
        </w:r>
      </w:ins>
    </w:p>
    <w:p w14:paraId="77809C86" w14:textId="2545E1C2" w:rsidR="008B643C" w:rsidRDefault="0035399A">
      <w:pPr>
        <w:numPr>
          <w:ilvl w:val="0"/>
          <w:numId w:val="12"/>
        </w:numPr>
      </w:pPr>
      <w:r>
        <w:t xml:space="preserve">Enter the following </w:t>
      </w:r>
      <w:ins w:id="71" w:author="Cindy Gross" w:date="2015-04-23T15:10:00Z">
        <w:r w:rsidR="00C857DD">
          <w:t xml:space="preserve">help </w:t>
        </w:r>
      </w:ins>
      <w:r>
        <w:t xml:space="preserve">statement and </w:t>
      </w:r>
      <w:del w:id="72" w:author="Cindy Gross" w:date="2015-04-23T15:10:00Z">
        <w:r w:rsidDel="00C857DD">
          <w:delText xml:space="preserve">note </w:delText>
        </w:r>
      </w:del>
      <w:ins w:id="73" w:author="Cindy Gross" w:date="2015-04-23T15:10:00Z">
        <w:r w:rsidR="00C857DD">
          <w:t xml:space="preserve">review </w:t>
        </w:r>
      </w:ins>
      <w:r>
        <w:t>the options for the utility. Notice that a storage account key is required to copy or download data from the blob container. The key was saved to the text file in the previous steps.</w:t>
      </w:r>
    </w:p>
    <w:p w14:paraId="1C01C322" w14:textId="77777777" w:rsidR="008B643C" w:rsidRDefault="0035399A">
      <w:pPr>
        <w:numPr>
          <w:ilvl w:val="0"/>
          <w:numId w:val="1"/>
        </w:numPr>
      </w:pPr>
      <w:r>
        <w:rPr>
          <w:rStyle w:val="VerbatimChar"/>
        </w:rPr>
        <w:t>azcopy -?</w:t>
      </w:r>
    </w:p>
    <w:p w14:paraId="0AA7ABF9" w14:textId="77777777" w:rsidR="008B643C" w:rsidRDefault="0035399A">
      <w:pPr>
        <w:numPr>
          <w:ilvl w:val="0"/>
          <w:numId w:val="12"/>
        </w:numPr>
      </w:pPr>
      <w:r>
        <w:t xml:space="preserve">During this course we will process data from a file that is available on the student workstation. To upload this file, enter the following at the command prompt. Replace the </w:t>
      </w:r>
      <w:r>
        <w:rPr>
          <w:b/>
        </w:rPr>
        <w:t>[account name]</w:t>
      </w:r>
      <w:r>
        <w:t xml:space="preserve"> and </w:t>
      </w:r>
      <w:r>
        <w:rPr>
          <w:b/>
        </w:rPr>
        <w:t>[account key]</w:t>
      </w:r>
      <w:r>
        <w:t xml:space="preserve"> with the storage account name and key created in the previous steps.</w:t>
      </w:r>
    </w:p>
    <w:p w14:paraId="5D7D20E9" w14:textId="77777777" w:rsidR="008B643C" w:rsidRDefault="0035399A">
      <w:pPr>
        <w:numPr>
          <w:ilvl w:val="0"/>
          <w:numId w:val="1"/>
        </w:numPr>
      </w:pPr>
      <w:r>
        <w:rPr>
          <w:rStyle w:val="VerbatimChar"/>
        </w:rPr>
        <w:t>azcopy /Source:"**&lt;path to labs&gt;**\HOL 1\data" /Dest:https://**[account name]**.blob.core.windows.net/data/input /DestKey:**[account key]** /S</w:t>
      </w:r>
    </w:p>
    <w:p w14:paraId="24645FFD" w14:textId="77777777" w:rsidR="008B643C" w:rsidRDefault="0035399A">
      <w:pPr>
        <w:pStyle w:val="Heading1"/>
      </w:pPr>
      <w:bookmarkStart w:id="74" w:name="microsoft-azure-sql-database"/>
      <w:r>
        <w:t>4. Microsoft Azure SQL Database</w:t>
      </w:r>
    </w:p>
    <w:bookmarkEnd w:id="74"/>
    <w:p w14:paraId="39C3427B" w14:textId="77777777" w:rsidR="008B643C" w:rsidRDefault="0035399A">
      <w:r>
        <w:t>Microsoft Azure SQL Database (Azure SQL Database) is a relational database-as-a-service, which falls into the industry category Platform as a Service (PaaS). Azure SQL Database is built on standardized hardware and software that is owned, hosted, and maintained by Microsoft. With SQL Database, you can develop directly on the service using built-in features and functionality.</w:t>
      </w:r>
    </w:p>
    <w:p w14:paraId="713E4E9E" w14:textId="77777777" w:rsidR="00FB0DE9" w:rsidRDefault="0035399A">
      <w:pPr>
        <w:rPr>
          <w:ins w:id="75" w:author="Cindy Gross" w:date="2015-04-23T15:21:00Z"/>
        </w:rPr>
      </w:pPr>
      <w:r>
        <w:t xml:space="preserve">This exercise will demonstrate how to use the Azure portal to create and manage a SQL Azure Database. At the end of this section you will have: </w:t>
      </w:r>
    </w:p>
    <w:p w14:paraId="044A00D6" w14:textId="71C375F4" w:rsidR="00FB0DE9" w:rsidRDefault="0035399A">
      <w:pPr>
        <w:pStyle w:val="ListParagraph"/>
        <w:numPr>
          <w:ilvl w:val="0"/>
          <w:numId w:val="23"/>
        </w:numPr>
        <w:rPr>
          <w:ins w:id="76" w:author="Cindy Gross" w:date="2015-04-23T15:21:00Z"/>
        </w:rPr>
        <w:pPrChange w:id="77" w:author="Cindy Gross" w:date="2015-04-23T15:22:00Z">
          <w:pPr/>
        </w:pPrChange>
      </w:pPr>
      <w:del w:id="78" w:author="Cindy Gross" w:date="2015-04-23T15:22:00Z">
        <w:r w:rsidDel="00FB0DE9">
          <w:delText xml:space="preserve">- </w:delText>
        </w:r>
      </w:del>
      <w:r>
        <w:t xml:space="preserve">A new Azure SQL Database and SQL Instance. </w:t>
      </w:r>
    </w:p>
    <w:p w14:paraId="1D71E0E2" w14:textId="3D29D0DE" w:rsidR="00FB0DE9" w:rsidRDefault="0035399A">
      <w:pPr>
        <w:pStyle w:val="ListParagraph"/>
        <w:numPr>
          <w:ilvl w:val="0"/>
          <w:numId w:val="23"/>
        </w:numPr>
        <w:rPr>
          <w:ins w:id="79" w:author="Cindy Gross" w:date="2015-04-23T15:22:00Z"/>
        </w:rPr>
        <w:pPrChange w:id="80" w:author="Cindy Gross" w:date="2015-04-23T15:22:00Z">
          <w:pPr/>
        </w:pPrChange>
      </w:pPr>
      <w:del w:id="81" w:author="Cindy Gross" w:date="2015-04-23T15:22:00Z">
        <w:r w:rsidDel="00FB0DE9">
          <w:delText xml:space="preserve">- </w:delText>
        </w:r>
      </w:del>
      <w:r>
        <w:t xml:space="preserve">Firewall settings to enable management through Management Studio. </w:t>
      </w:r>
    </w:p>
    <w:p w14:paraId="12DA2CCC" w14:textId="5B6B10D8" w:rsidR="008B643C" w:rsidRDefault="0035399A">
      <w:pPr>
        <w:pStyle w:val="ListParagraph"/>
        <w:numPr>
          <w:ilvl w:val="0"/>
          <w:numId w:val="23"/>
        </w:numPr>
        <w:pPrChange w:id="82" w:author="Cindy Gross" w:date="2015-04-23T15:22:00Z">
          <w:pPr/>
        </w:pPrChange>
      </w:pPr>
      <w:del w:id="83" w:author="Cindy Gross" w:date="2015-04-23T15:22:00Z">
        <w:r w:rsidDel="00FB0DE9">
          <w:delText xml:space="preserve">- </w:delText>
        </w:r>
      </w:del>
      <w:r>
        <w:t>A new table which will be used in sub</w:t>
      </w:r>
      <w:ins w:id="84" w:author="Cindy Gross" w:date="2015-04-23T15:21:00Z">
        <w:r w:rsidR="00FB0DE9">
          <w:t>s</w:t>
        </w:r>
      </w:ins>
      <w:r>
        <w:t>equent labs.</w:t>
      </w:r>
    </w:p>
    <w:p w14:paraId="56F545DB" w14:textId="77777777" w:rsidR="008B643C" w:rsidRDefault="0035399A">
      <w:pPr>
        <w:pStyle w:val="Heading2"/>
      </w:pPr>
      <w:bookmarkStart w:id="85" w:name="create-a-microsoft-azure-sql-database"/>
      <w:r>
        <w:lastRenderedPageBreak/>
        <w:t>4.1 Create a Microsoft Azure SQL Database</w:t>
      </w:r>
    </w:p>
    <w:bookmarkEnd w:id="85"/>
    <w:p w14:paraId="1A85C1CC" w14:textId="77777777" w:rsidR="008B643C" w:rsidRDefault="0035399A">
      <w:r>
        <w:t>The following steps will create an Azure SQL Database that will be used in subsequent labs.</w:t>
      </w:r>
    </w:p>
    <w:p w14:paraId="18685D6B" w14:textId="77777777" w:rsidR="008B643C" w:rsidRDefault="0035399A">
      <w:pPr>
        <w:numPr>
          <w:ilvl w:val="0"/>
          <w:numId w:val="13"/>
        </w:numPr>
      </w:pPr>
      <w:r>
        <w:t xml:space="preserve">Navigate to the Microsoft Azure portal </w:t>
      </w:r>
      <w:hyperlink r:id="rId37">
        <w:r>
          <w:rPr>
            <w:rStyle w:val="Link"/>
          </w:rPr>
          <w:t>https://portal.azure.com/</w:t>
        </w:r>
      </w:hyperlink>
      <w:r>
        <w:t>.</w:t>
      </w:r>
    </w:p>
    <w:p w14:paraId="76D48F16" w14:textId="0FEABBB0" w:rsidR="008B643C" w:rsidRDefault="0035399A">
      <w:pPr>
        <w:numPr>
          <w:ilvl w:val="0"/>
          <w:numId w:val="13"/>
        </w:numPr>
      </w:pPr>
      <w:r>
        <w:t xml:space="preserve">Click New -&gt; </w:t>
      </w:r>
      <w:del w:id="86" w:author="Cindy Gross" w:date="2015-04-23T15:23:00Z">
        <w:r w:rsidDel="006C40C2">
          <w:delText xml:space="preserve">Everything -&gt; </w:delText>
        </w:r>
      </w:del>
      <w:r>
        <w:t xml:space="preserve">Data + </w:t>
      </w:r>
      <w:del w:id="87" w:author="Cindy Gross" w:date="2015-04-23T15:23:00Z">
        <w:r w:rsidDel="006C40C2">
          <w:delText xml:space="preserve">Analytics </w:delText>
        </w:r>
      </w:del>
      <w:ins w:id="88" w:author="Cindy Gross" w:date="2015-04-23T15:23:00Z">
        <w:r w:rsidR="006C40C2">
          <w:t xml:space="preserve">Storage </w:t>
        </w:r>
      </w:ins>
      <w:r>
        <w:t>and select the blue square lab</w:t>
      </w:r>
      <w:ins w:id="89" w:author="Cindy Gross" w:date="2015-04-23T15:23:00Z">
        <w:r w:rsidR="006C40C2">
          <w:t>e</w:t>
        </w:r>
      </w:ins>
      <w:r>
        <w:t xml:space="preserve">led </w:t>
      </w:r>
      <w:r>
        <w:rPr>
          <w:b/>
        </w:rPr>
        <w:t>SQL Database</w:t>
      </w:r>
      <w:r>
        <w:t>. Note: DO NOT CHOOSE THE RED SQL SERVER RECTANGLE.</w:t>
      </w:r>
    </w:p>
    <w:p w14:paraId="53822831" w14:textId="6B389833" w:rsidR="008B643C" w:rsidRDefault="0035399A">
      <w:pPr>
        <w:numPr>
          <w:ilvl w:val="0"/>
          <w:numId w:val="1"/>
        </w:numPr>
      </w:pPr>
      <w:del w:id="90" w:author="Cindy Gross" w:date="2015-04-23T15:23:00Z">
        <w:r w:rsidDel="006C40C2">
          <w:rPr>
            <w:noProof/>
          </w:rPr>
          <w:drawing>
            <wp:inline distT="0" distB="0" distL="0" distR="0" wp14:anchorId="7A78D09D" wp14:editId="18B28932">
              <wp:extent cx="1104900" cy="1689100"/>
              <wp:effectExtent l="0" t="0" r="0" b="0"/>
              <wp:docPr id="21" name="Picture" descr="createSQLDatabaseImg1.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png"/>
                      <pic:cNvPicPr>
                        <a:picLocks noChangeAspect="1" noChangeArrowheads="1"/>
                      </pic:cNvPicPr>
                    </pic:nvPicPr>
                    <pic:blipFill>
                      <a:blip r:embed="rId38"/>
                      <a:stretch>
                        <a:fillRect/>
                      </a:stretch>
                    </pic:blipFill>
                    <pic:spPr bwMode="auto">
                      <a:xfrm>
                        <a:off x="0" y="0"/>
                        <a:ext cx="1104900" cy="1689100"/>
                      </a:xfrm>
                      <a:prstGeom prst="rect">
                        <a:avLst/>
                      </a:prstGeom>
                      <a:noFill/>
                      <a:ln w="9525">
                        <a:noFill/>
                        <a:headEnd/>
                        <a:tailEnd/>
                      </a:ln>
                    </pic:spPr>
                  </pic:pic>
                </a:graphicData>
              </a:graphic>
            </wp:inline>
          </w:drawing>
        </w:r>
      </w:del>
      <w:ins w:id="91" w:author="Cindy Gross" w:date="2015-04-23T15:23:00Z">
        <w:r w:rsidR="006C40C2" w:rsidRPr="006C40C2">
          <w:rPr>
            <w:noProof/>
          </w:rPr>
          <w:t xml:space="preserve"> </w:t>
        </w:r>
        <w:r w:rsidR="006C40C2">
          <w:rPr>
            <w:noProof/>
          </w:rPr>
          <w:drawing>
            <wp:inline distT="0" distB="0" distL="0" distR="0" wp14:anchorId="4389C369" wp14:editId="4A3A11D6">
              <wp:extent cx="4743450" cy="209603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175" cy="2098567"/>
                      </a:xfrm>
                      <a:prstGeom prst="rect">
                        <a:avLst/>
                      </a:prstGeom>
                    </pic:spPr>
                  </pic:pic>
                </a:graphicData>
              </a:graphic>
            </wp:inline>
          </w:drawing>
        </w:r>
      </w:ins>
    </w:p>
    <w:p w14:paraId="434CBA8A" w14:textId="77777777" w:rsidR="008B643C" w:rsidRDefault="008B643C">
      <w:pPr>
        <w:pStyle w:val="ImageCaption"/>
        <w:numPr>
          <w:ilvl w:val="0"/>
          <w:numId w:val="1"/>
        </w:numPr>
      </w:pPr>
    </w:p>
    <w:p w14:paraId="719D18B2" w14:textId="44C327A5" w:rsidR="008B643C" w:rsidDel="006C40C2" w:rsidRDefault="0035399A">
      <w:pPr>
        <w:numPr>
          <w:ilvl w:val="0"/>
          <w:numId w:val="13"/>
        </w:numPr>
        <w:rPr>
          <w:del w:id="92" w:author="Cindy Gross" w:date="2015-04-23T15:24:00Z"/>
        </w:rPr>
      </w:pPr>
      <w:del w:id="93" w:author="Cindy Gross" w:date="2015-04-23T15:24:00Z">
        <w:r w:rsidDel="006C40C2">
          <w:delText>Click Create in the lower left corner of the SQL Database Overview Blade. The SQL Database blade is presented.</w:delText>
        </w:r>
      </w:del>
    </w:p>
    <w:p w14:paraId="32C95954" w14:textId="6CE5F9AB" w:rsidR="008B643C" w:rsidRDefault="0035399A">
      <w:pPr>
        <w:numPr>
          <w:ilvl w:val="0"/>
          <w:numId w:val="1"/>
        </w:numPr>
      </w:pPr>
      <w:del w:id="94" w:author="Cindy Gross" w:date="2015-04-23T15:36:00Z">
        <w:r w:rsidDel="006932F6">
          <w:rPr>
            <w:noProof/>
          </w:rPr>
          <w:lastRenderedPageBreak/>
          <w:drawing>
            <wp:inline distT="0" distB="0" distL="0" distR="0" wp14:anchorId="6C82DFE8" wp14:editId="15E8F0B2">
              <wp:extent cx="2717800" cy="5245100"/>
              <wp:effectExtent l="0" t="0" r="0" b="0"/>
              <wp:docPr id="22" name="Picture" descr="createSQLDatabaseImg2.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2.png"/>
                      <pic:cNvPicPr>
                        <a:picLocks noChangeAspect="1" noChangeArrowheads="1"/>
                      </pic:cNvPicPr>
                    </pic:nvPicPr>
                    <pic:blipFill>
                      <a:blip r:embed="rId40"/>
                      <a:stretch>
                        <a:fillRect/>
                      </a:stretch>
                    </pic:blipFill>
                    <pic:spPr bwMode="auto">
                      <a:xfrm>
                        <a:off x="0" y="0"/>
                        <a:ext cx="2717800" cy="5245100"/>
                      </a:xfrm>
                      <a:prstGeom prst="rect">
                        <a:avLst/>
                      </a:prstGeom>
                      <a:noFill/>
                      <a:ln w="9525">
                        <a:noFill/>
                        <a:headEnd/>
                        <a:tailEnd/>
                      </a:ln>
                    </pic:spPr>
                  </pic:pic>
                </a:graphicData>
              </a:graphic>
            </wp:inline>
          </w:drawing>
        </w:r>
      </w:del>
      <w:ins w:id="95" w:author="Cindy Gross" w:date="2015-04-23T15:36:00Z">
        <w:r w:rsidR="006932F6" w:rsidRPr="006932F6">
          <w:rPr>
            <w:noProof/>
          </w:rPr>
          <w:t xml:space="preserve"> </w:t>
        </w:r>
        <w:r w:rsidR="006932F6">
          <w:rPr>
            <w:noProof/>
          </w:rPr>
          <w:drawing>
            <wp:inline distT="0" distB="0" distL="0" distR="0" wp14:anchorId="1919A0CD" wp14:editId="74A7F6E2">
              <wp:extent cx="2689343" cy="48631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6559" cy="4894237"/>
                      </a:xfrm>
                      <a:prstGeom prst="rect">
                        <a:avLst/>
                      </a:prstGeom>
                    </pic:spPr>
                  </pic:pic>
                </a:graphicData>
              </a:graphic>
            </wp:inline>
          </w:drawing>
        </w:r>
      </w:ins>
    </w:p>
    <w:p w14:paraId="7174BE4F" w14:textId="77777777" w:rsidR="008B643C" w:rsidRDefault="008B643C">
      <w:pPr>
        <w:pStyle w:val="ImageCaption"/>
        <w:numPr>
          <w:ilvl w:val="0"/>
          <w:numId w:val="1"/>
        </w:numPr>
      </w:pPr>
    </w:p>
    <w:p w14:paraId="26B5D1E4" w14:textId="77777777" w:rsidR="008B643C" w:rsidRDefault="0035399A">
      <w:pPr>
        <w:numPr>
          <w:ilvl w:val="0"/>
          <w:numId w:val="13"/>
        </w:numPr>
      </w:pPr>
      <w:r>
        <w:t xml:space="preserve">Enter the database name </w:t>
      </w:r>
      <w:r>
        <w:rPr>
          <w:b/>
        </w:rPr>
        <w:t>cdcasa</w:t>
      </w:r>
      <w:r>
        <w:t>. This database will be used in the Azure Stream Analytics lab.</w:t>
      </w:r>
    </w:p>
    <w:p w14:paraId="2841CE9A" w14:textId="77777777" w:rsidR="008B643C" w:rsidRDefault="0035399A">
      <w:pPr>
        <w:numPr>
          <w:ilvl w:val="0"/>
          <w:numId w:val="13"/>
        </w:numPr>
      </w:pPr>
      <w:r>
        <w:t xml:space="preserve">Press the </w:t>
      </w:r>
      <w:r>
        <w:rPr>
          <w:b/>
        </w:rPr>
        <w:t>SELECT SOURCE</w:t>
      </w:r>
      <w:r>
        <w:t xml:space="preserve"> button and validate it is configured to </w:t>
      </w:r>
      <w:r>
        <w:rPr>
          <w:b/>
        </w:rPr>
        <w:t>Blank Database</w:t>
      </w:r>
      <w:r>
        <w:t>. If needed, close the "Select Source" blade by clicking the X in the upper right corner of the blade.</w:t>
      </w:r>
    </w:p>
    <w:p w14:paraId="7F9FBB50" w14:textId="070D9C24" w:rsidR="008B643C" w:rsidRDefault="0035399A">
      <w:pPr>
        <w:numPr>
          <w:ilvl w:val="0"/>
          <w:numId w:val="1"/>
        </w:numPr>
      </w:pPr>
      <w:del w:id="96" w:author="Cindy Gross" w:date="2015-04-23T15:37:00Z">
        <w:r w:rsidDel="006932F6">
          <w:rPr>
            <w:noProof/>
          </w:rPr>
          <w:lastRenderedPageBreak/>
          <w:drawing>
            <wp:inline distT="0" distB="0" distL="0" distR="0" wp14:anchorId="42D66A50" wp14:editId="117A7AB5">
              <wp:extent cx="2501900" cy="444500"/>
              <wp:effectExtent l="0" t="0" r="0" b="0"/>
              <wp:docPr id="23" name="Picture" descr="createSQLDatabaseImg3.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3.png"/>
                      <pic:cNvPicPr>
                        <a:picLocks noChangeAspect="1" noChangeArrowheads="1"/>
                      </pic:cNvPicPr>
                    </pic:nvPicPr>
                    <pic:blipFill>
                      <a:blip r:embed="rId42"/>
                      <a:stretch>
                        <a:fillRect/>
                      </a:stretch>
                    </pic:blipFill>
                    <pic:spPr bwMode="auto">
                      <a:xfrm>
                        <a:off x="0" y="0"/>
                        <a:ext cx="2501900" cy="444500"/>
                      </a:xfrm>
                      <a:prstGeom prst="rect">
                        <a:avLst/>
                      </a:prstGeom>
                      <a:noFill/>
                      <a:ln w="9525">
                        <a:noFill/>
                        <a:headEnd/>
                        <a:tailEnd/>
                      </a:ln>
                    </pic:spPr>
                  </pic:pic>
                </a:graphicData>
              </a:graphic>
            </wp:inline>
          </w:drawing>
        </w:r>
      </w:del>
      <w:ins w:id="97" w:author="Cindy Gross" w:date="2015-04-23T15:37:00Z">
        <w:r w:rsidR="006932F6" w:rsidRPr="006932F6">
          <w:rPr>
            <w:noProof/>
          </w:rPr>
          <w:t xml:space="preserve"> </w:t>
        </w:r>
      </w:ins>
      <w:ins w:id="98" w:author="Cindy Gross" w:date="2015-04-23T15:38:00Z">
        <w:r w:rsidR="006932F6">
          <w:rPr>
            <w:noProof/>
          </w:rPr>
          <w:drawing>
            <wp:inline distT="0" distB="0" distL="0" distR="0" wp14:anchorId="302BD7E3" wp14:editId="2405F73F">
              <wp:extent cx="3174376" cy="965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2691" cy="967728"/>
                      </a:xfrm>
                      <a:prstGeom prst="rect">
                        <a:avLst/>
                      </a:prstGeom>
                    </pic:spPr>
                  </pic:pic>
                </a:graphicData>
              </a:graphic>
            </wp:inline>
          </w:drawing>
        </w:r>
      </w:ins>
    </w:p>
    <w:p w14:paraId="2DE1F64E" w14:textId="77777777" w:rsidR="008B643C" w:rsidRDefault="008B643C">
      <w:pPr>
        <w:pStyle w:val="ImageCaption"/>
        <w:numPr>
          <w:ilvl w:val="0"/>
          <w:numId w:val="1"/>
        </w:numPr>
      </w:pPr>
    </w:p>
    <w:p w14:paraId="50B2ED1F" w14:textId="77777777" w:rsidR="008B643C" w:rsidRDefault="0035399A">
      <w:pPr>
        <w:numPr>
          <w:ilvl w:val="0"/>
          <w:numId w:val="13"/>
        </w:numPr>
      </w:pPr>
      <w:r>
        <w:t xml:space="preserve">Press the </w:t>
      </w:r>
      <w:r>
        <w:rPr>
          <w:b/>
        </w:rPr>
        <w:t>SERVER</w:t>
      </w:r>
      <w:r>
        <w:t xml:space="preserve"> button to configure a new server.</w:t>
      </w:r>
    </w:p>
    <w:p w14:paraId="7B3F8F7B" w14:textId="3A068598" w:rsidR="008B643C" w:rsidRDefault="0035399A">
      <w:pPr>
        <w:numPr>
          <w:ilvl w:val="0"/>
          <w:numId w:val="1"/>
        </w:numPr>
      </w:pPr>
      <w:del w:id="99" w:author="Cindy Gross" w:date="2015-04-23T15:38:00Z">
        <w:r w:rsidDel="006932F6">
          <w:rPr>
            <w:noProof/>
          </w:rPr>
          <w:drawing>
            <wp:inline distT="0" distB="0" distL="0" distR="0" wp14:anchorId="7D9A7E59" wp14:editId="6BA82C8B">
              <wp:extent cx="2540000" cy="457200"/>
              <wp:effectExtent l="0" t="0" r="0" b="0"/>
              <wp:docPr id="24" name="Picture" descr="createSQLDatabaseImg5.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5.png"/>
                      <pic:cNvPicPr>
                        <a:picLocks noChangeAspect="1" noChangeArrowheads="1"/>
                      </pic:cNvPicPr>
                    </pic:nvPicPr>
                    <pic:blipFill>
                      <a:blip r:embed="rId44"/>
                      <a:stretch>
                        <a:fillRect/>
                      </a:stretch>
                    </pic:blipFill>
                    <pic:spPr bwMode="auto">
                      <a:xfrm>
                        <a:off x="0" y="0"/>
                        <a:ext cx="2540000" cy="457200"/>
                      </a:xfrm>
                      <a:prstGeom prst="rect">
                        <a:avLst/>
                      </a:prstGeom>
                      <a:noFill/>
                      <a:ln w="9525">
                        <a:noFill/>
                        <a:headEnd/>
                        <a:tailEnd/>
                      </a:ln>
                    </pic:spPr>
                  </pic:pic>
                </a:graphicData>
              </a:graphic>
            </wp:inline>
          </w:drawing>
        </w:r>
      </w:del>
      <w:ins w:id="100" w:author="Cindy Gross" w:date="2015-04-23T15:38:00Z">
        <w:r w:rsidR="006932F6" w:rsidRPr="006932F6">
          <w:rPr>
            <w:noProof/>
          </w:rPr>
          <w:t xml:space="preserve"> </w:t>
        </w:r>
        <w:r w:rsidR="006932F6">
          <w:rPr>
            <w:noProof/>
          </w:rPr>
          <w:drawing>
            <wp:inline distT="0" distB="0" distL="0" distR="0" wp14:anchorId="7D091072" wp14:editId="5FC8EBAF">
              <wp:extent cx="4635500" cy="7359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0386" cy="741474"/>
                      </a:xfrm>
                      <a:prstGeom prst="rect">
                        <a:avLst/>
                      </a:prstGeom>
                    </pic:spPr>
                  </pic:pic>
                </a:graphicData>
              </a:graphic>
            </wp:inline>
          </w:drawing>
        </w:r>
      </w:ins>
    </w:p>
    <w:p w14:paraId="50705DFD" w14:textId="77777777" w:rsidR="008B643C" w:rsidRDefault="008B643C">
      <w:pPr>
        <w:pStyle w:val="ImageCaption"/>
        <w:numPr>
          <w:ilvl w:val="0"/>
          <w:numId w:val="1"/>
        </w:numPr>
      </w:pPr>
    </w:p>
    <w:p w14:paraId="01D299F1" w14:textId="77777777" w:rsidR="008B643C" w:rsidRDefault="0035399A">
      <w:pPr>
        <w:pStyle w:val="Compact"/>
        <w:numPr>
          <w:ilvl w:val="0"/>
          <w:numId w:val="13"/>
        </w:numPr>
      </w:pPr>
      <w:r>
        <w:t xml:space="preserve">Click on </w:t>
      </w:r>
      <w:r>
        <w:rPr>
          <w:b/>
        </w:rPr>
        <w:t>Create a new server</w:t>
      </w:r>
      <w:r>
        <w:t xml:space="preserve"> to open the New Server blade.</w:t>
      </w:r>
    </w:p>
    <w:p w14:paraId="07685CAA" w14:textId="77777777" w:rsidR="008B643C" w:rsidRDefault="0035399A">
      <w:pPr>
        <w:pStyle w:val="Compact"/>
        <w:numPr>
          <w:ilvl w:val="1"/>
          <w:numId w:val="14"/>
        </w:numPr>
      </w:pPr>
      <w:r>
        <w:t>Enter a server name, admin login and password.</w:t>
      </w:r>
    </w:p>
    <w:p w14:paraId="49B79C62" w14:textId="77777777" w:rsidR="008B643C" w:rsidRDefault="0035399A">
      <w:pPr>
        <w:pStyle w:val="Compact"/>
        <w:numPr>
          <w:ilvl w:val="1"/>
          <w:numId w:val="14"/>
        </w:numPr>
      </w:pPr>
      <w:r>
        <w:t>Validate the location is set to the correct location as specified in the course. All Azure services will be created in the same location.</w:t>
      </w:r>
      <w:r>
        <w:br/>
      </w:r>
    </w:p>
    <w:p w14:paraId="23F73608" w14:textId="77777777" w:rsidR="008B643C" w:rsidRDefault="0035399A">
      <w:pPr>
        <w:pStyle w:val="Compact"/>
        <w:numPr>
          <w:ilvl w:val="1"/>
          <w:numId w:val="14"/>
        </w:numPr>
      </w:pPr>
      <w:r>
        <w:t xml:space="preserve">Validate the </w:t>
      </w:r>
      <w:r>
        <w:rPr>
          <w:b/>
        </w:rPr>
        <w:t>ALLOW AZURE SERVICES TO ACCESS SERVER</w:t>
      </w:r>
      <w:r>
        <w:t xml:space="preserve"> option is checked at the bottom of the blade.</w:t>
      </w:r>
    </w:p>
    <w:p w14:paraId="5DE0A4AD" w14:textId="77777777" w:rsidR="008B643C" w:rsidRDefault="0035399A">
      <w:pPr>
        <w:numPr>
          <w:ilvl w:val="0"/>
          <w:numId w:val="13"/>
        </w:numPr>
      </w:pPr>
      <w:r>
        <w:t xml:space="preserve">Once all the server settings are input, click </w:t>
      </w:r>
      <w:r>
        <w:rPr>
          <w:b/>
        </w:rPr>
        <w:t>OK</w:t>
      </w:r>
      <w:r>
        <w:t xml:space="preserve"> in the lower left corner of the New Server blade. This will close the blade and save the changes.</w:t>
      </w:r>
    </w:p>
    <w:p w14:paraId="0E1A5D8A" w14:textId="77777777" w:rsidR="008B643C" w:rsidRDefault="0035399A">
      <w:pPr>
        <w:numPr>
          <w:ilvl w:val="0"/>
          <w:numId w:val="1"/>
        </w:numPr>
      </w:pPr>
      <w:r>
        <w:rPr>
          <w:noProof/>
        </w:rPr>
        <w:lastRenderedPageBreak/>
        <w:drawing>
          <wp:inline distT="0" distB="0" distL="0" distR="0" wp14:anchorId="0B2E4C81" wp14:editId="0A39A338">
            <wp:extent cx="2654300" cy="5257800"/>
            <wp:effectExtent l="0" t="0" r="0" b="0"/>
            <wp:docPr id="25" name="Picture" descr="createSQLDatabaseImg6.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6.png"/>
                    <pic:cNvPicPr>
                      <a:picLocks noChangeAspect="1" noChangeArrowheads="1"/>
                    </pic:cNvPicPr>
                  </pic:nvPicPr>
                  <pic:blipFill>
                    <a:blip r:embed="rId46"/>
                    <a:stretch>
                      <a:fillRect/>
                    </a:stretch>
                  </pic:blipFill>
                  <pic:spPr bwMode="auto">
                    <a:xfrm>
                      <a:off x="0" y="0"/>
                      <a:ext cx="2654300" cy="5257800"/>
                    </a:xfrm>
                    <a:prstGeom prst="rect">
                      <a:avLst/>
                    </a:prstGeom>
                    <a:noFill/>
                    <a:ln w="9525">
                      <a:noFill/>
                      <a:headEnd/>
                      <a:tailEnd/>
                    </a:ln>
                  </pic:spPr>
                </pic:pic>
              </a:graphicData>
            </a:graphic>
          </wp:inline>
        </w:drawing>
      </w:r>
    </w:p>
    <w:p w14:paraId="24831EB2" w14:textId="77777777" w:rsidR="008B643C" w:rsidRDefault="008B643C">
      <w:pPr>
        <w:pStyle w:val="ImageCaption"/>
        <w:numPr>
          <w:ilvl w:val="0"/>
          <w:numId w:val="1"/>
        </w:numPr>
      </w:pPr>
    </w:p>
    <w:p w14:paraId="553D68E8" w14:textId="77777777" w:rsidR="008B643C" w:rsidRDefault="0035399A">
      <w:pPr>
        <w:numPr>
          <w:ilvl w:val="0"/>
          <w:numId w:val="13"/>
        </w:numPr>
      </w:pPr>
      <w:r>
        <w:t xml:space="preserve">Click on </w:t>
      </w:r>
      <w:r>
        <w:rPr>
          <w:b/>
        </w:rPr>
        <w:t>PRICING TIER</w:t>
      </w:r>
      <w:r>
        <w:t xml:space="preserve"> to open the Recommended pricing tiers blade. Select </w:t>
      </w:r>
      <w:r>
        <w:rPr>
          <w:b/>
        </w:rPr>
        <w:t>Basic (B)</w:t>
      </w:r>
      <w:r>
        <w:t xml:space="preserve">. Click </w:t>
      </w:r>
      <w:r>
        <w:rPr>
          <w:b/>
        </w:rPr>
        <w:t>Select</w:t>
      </w:r>
      <w:r>
        <w:t xml:space="preserve"> in the lower left corner of the blade to accept the change.</w:t>
      </w:r>
    </w:p>
    <w:p w14:paraId="2FEE68BE" w14:textId="77777777" w:rsidR="008B643C" w:rsidRDefault="0035399A">
      <w:pPr>
        <w:numPr>
          <w:ilvl w:val="0"/>
          <w:numId w:val="13"/>
        </w:numPr>
      </w:pPr>
      <w:r>
        <w:t xml:space="preserve">Click on </w:t>
      </w:r>
      <w:r>
        <w:rPr>
          <w:b/>
        </w:rPr>
        <w:t>RESOURCE GROUP</w:t>
      </w:r>
      <w:r>
        <w:t xml:space="preserve"> to open the Resource Group blade. Select the Resource Group to the new one created as part of the Storage Account creation lab.</w:t>
      </w:r>
    </w:p>
    <w:p w14:paraId="68352068" w14:textId="13EAF82B" w:rsidR="008B643C" w:rsidRDefault="0035399A">
      <w:pPr>
        <w:numPr>
          <w:ilvl w:val="0"/>
          <w:numId w:val="13"/>
        </w:numPr>
      </w:pPr>
      <w:r>
        <w:t>Click Create once all configura</w:t>
      </w:r>
      <w:ins w:id="101" w:author="Cindy Gross" w:date="2015-04-23T15:39:00Z">
        <w:r w:rsidR="006932F6">
          <w:t>ti</w:t>
        </w:r>
      </w:ins>
      <w:del w:id="102" w:author="Cindy Gross" w:date="2015-04-23T15:39:00Z">
        <w:r w:rsidDel="006932F6">
          <w:delText>it</w:delText>
        </w:r>
      </w:del>
      <w:r>
        <w:t>on changes are made. The Azure SQL Database will be available in approximately 2-4 minutes.</w:t>
      </w:r>
    </w:p>
    <w:p w14:paraId="59291863" w14:textId="77777777" w:rsidR="008B643C" w:rsidRDefault="0035399A">
      <w:pPr>
        <w:numPr>
          <w:ilvl w:val="0"/>
          <w:numId w:val="1"/>
        </w:numPr>
      </w:pPr>
      <w:r>
        <w:rPr>
          <w:noProof/>
        </w:rPr>
        <w:lastRenderedPageBreak/>
        <w:drawing>
          <wp:inline distT="0" distB="0" distL="0" distR="0" wp14:anchorId="60375137" wp14:editId="45339BD3">
            <wp:extent cx="2794000" cy="5270500"/>
            <wp:effectExtent l="0" t="0" r="0" b="0"/>
            <wp:docPr id="26" name="Picture" descr="createSQLDatabaseImg7.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7.png"/>
                    <pic:cNvPicPr>
                      <a:picLocks noChangeAspect="1" noChangeArrowheads="1"/>
                    </pic:cNvPicPr>
                  </pic:nvPicPr>
                  <pic:blipFill>
                    <a:blip r:embed="rId47"/>
                    <a:stretch>
                      <a:fillRect/>
                    </a:stretch>
                  </pic:blipFill>
                  <pic:spPr bwMode="auto">
                    <a:xfrm>
                      <a:off x="0" y="0"/>
                      <a:ext cx="2794000" cy="5270500"/>
                    </a:xfrm>
                    <a:prstGeom prst="rect">
                      <a:avLst/>
                    </a:prstGeom>
                    <a:noFill/>
                    <a:ln w="9525">
                      <a:noFill/>
                      <a:headEnd/>
                      <a:tailEnd/>
                    </a:ln>
                  </pic:spPr>
                </pic:pic>
              </a:graphicData>
            </a:graphic>
          </wp:inline>
        </w:drawing>
      </w:r>
    </w:p>
    <w:p w14:paraId="1899694E" w14:textId="77777777" w:rsidR="008B643C" w:rsidRDefault="008B643C">
      <w:pPr>
        <w:pStyle w:val="ImageCaption"/>
        <w:numPr>
          <w:ilvl w:val="0"/>
          <w:numId w:val="1"/>
        </w:numPr>
      </w:pPr>
    </w:p>
    <w:p w14:paraId="506998EC" w14:textId="77777777" w:rsidR="008B643C" w:rsidRDefault="0035399A">
      <w:pPr>
        <w:pStyle w:val="Heading2"/>
      </w:pPr>
      <w:bookmarkStart w:id="103" w:name="configure-firewall-settings-for-the-sql-"/>
      <w:r>
        <w:t>4.2 Configure Firewall Settings for the SQL Server</w:t>
      </w:r>
    </w:p>
    <w:bookmarkEnd w:id="103"/>
    <w:p w14:paraId="7E1C696D" w14:textId="34973481" w:rsidR="008B643C" w:rsidRDefault="0035399A">
      <w:pPr>
        <w:numPr>
          <w:ilvl w:val="0"/>
          <w:numId w:val="15"/>
        </w:numPr>
      </w:pPr>
      <w:r>
        <w:t xml:space="preserve">Connecting to the database and the server with tools like SQL Server Management Studio will require adding a firewall rule to the server instance. To add a firewall rule to the server instance, </w:t>
      </w:r>
      <w:del w:id="104" w:author="Cindy Gross" w:date="2015-04-23T16:22:00Z">
        <w:r w:rsidDel="00947E1F">
          <w:delText xml:space="preserve">navigate </w:delText>
        </w:r>
      </w:del>
      <w:ins w:id="105" w:author="Cindy Gross" w:date="2015-04-23T16:22:00Z">
        <w:r w:rsidR="00947E1F">
          <w:t xml:space="preserve">choose </w:t>
        </w:r>
      </w:ins>
      <w:ins w:id="106" w:author="Cindy Gross" w:date="2015-04-23T16:23:00Z">
        <w:r w:rsidR="00947E1F">
          <w:t xml:space="preserve">“Browse” and then choose </w:t>
        </w:r>
      </w:ins>
      <w:del w:id="107" w:author="Cindy Gross" w:date="2015-04-23T16:23:00Z">
        <w:r w:rsidDel="00947E1F">
          <w:delText xml:space="preserve">to the </w:delText>
        </w:r>
      </w:del>
      <w:r>
        <w:t xml:space="preserve">SQL </w:t>
      </w:r>
      <w:ins w:id="108" w:author="Cindy Gross" w:date="2015-04-23T16:23:00Z">
        <w:r w:rsidR="00947E1F">
          <w:t xml:space="preserve">Servers </w:t>
        </w:r>
      </w:ins>
      <w:del w:id="109" w:author="Cindy Gross" w:date="2015-04-23T16:10:00Z">
        <w:r w:rsidDel="00B526B8">
          <w:delText xml:space="preserve">Server </w:delText>
        </w:r>
      </w:del>
      <w:ins w:id="110" w:author="Cindy Gross" w:date="2015-04-23T16:10:00Z">
        <w:r w:rsidR="00B526B8">
          <w:t xml:space="preserve"> </w:t>
        </w:r>
      </w:ins>
      <w:r>
        <w:t xml:space="preserve">via the azure </w:t>
      </w:r>
      <w:ins w:id="111" w:author="Cindy Gross" w:date="2015-04-23T16:23:00Z">
        <w:r w:rsidR="00947E1F">
          <w:t xml:space="preserve">preview </w:t>
        </w:r>
      </w:ins>
      <w:r>
        <w:t>portal</w:t>
      </w:r>
      <w:ins w:id="112" w:author="Cindy Gross" w:date="2015-04-23T16:23:00Z">
        <w:r w:rsidR="00947E1F">
          <w:t>.</w:t>
        </w:r>
      </w:ins>
    </w:p>
    <w:p w14:paraId="230576AE" w14:textId="1D745593" w:rsidR="008B643C" w:rsidRDefault="0035399A">
      <w:pPr>
        <w:numPr>
          <w:ilvl w:val="0"/>
          <w:numId w:val="1"/>
        </w:numPr>
      </w:pPr>
      <w:del w:id="113" w:author="Cindy Gross" w:date="2015-04-23T16:11:00Z">
        <w:r w:rsidDel="001C611F">
          <w:rPr>
            <w:noProof/>
          </w:rPr>
          <w:lastRenderedPageBreak/>
          <w:drawing>
            <wp:inline distT="0" distB="0" distL="0" distR="0" wp14:anchorId="67EDB641" wp14:editId="1303ABEA">
              <wp:extent cx="4965700" cy="5334000"/>
              <wp:effectExtent l="0" t="0" r="0" b="0"/>
              <wp:docPr id="27" name="Picture" descr="createSQLDatabaseImg10.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0.png"/>
                      <pic:cNvPicPr>
                        <a:picLocks noChangeAspect="1" noChangeArrowheads="1"/>
                      </pic:cNvPicPr>
                    </pic:nvPicPr>
                    <pic:blipFill>
                      <a:blip r:embed="rId48"/>
                      <a:stretch>
                        <a:fillRect/>
                      </a:stretch>
                    </pic:blipFill>
                    <pic:spPr bwMode="auto">
                      <a:xfrm>
                        <a:off x="0" y="0"/>
                        <a:ext cx="4965700" cy="5334000"/>
                      </a:xfrm>
                      <a:prstGeom prst="rect">
                        <a:avLst/>
                      </a:prstGeom>
                      <a:noFill/>
                      <a:ln w="9525">
                        <a:noFill/>
                        <a:headEnd/>
                        <a:tailEnd/>
                      </a:ln>
                    </pic:spPr>
                  </pic:pic>
                </a:graphicData>
              </a:graphic>
            </wp:inline>
          </w:drawing>
        </w:r>
      </w:del>
    </w:p>
    <w:p w14:paraId="23A6C342" w14:textId="77777777" w:rsidR="008B643C" w:rsidRDefault="008B643C">
      <w:pPr>
        <w:pStyle w:val="ImageCaption"/>
        <w:numPr>
          <w:ilvl w:val="0"/>
          <w:numId w:val="1"/>
        </w:numPr>
      </w:pPr>
    </w:p>
    <w:p w14:paraId="4F9D90D8" w14:textId="51410CA7" w:rsidR="008B643C" w:rsidRDefault="0035399A">
      <w:pPr>
        <w:numPr>
          <w:ilvl w:val="0"/>
          <w:numId w:val="15"/>
        </w:numPr>
      </w:pPr>
      <w:r>
        <w:t xml:space="preserve">Click </w:t>
      </w:r>
      <w:del w:id="114" w:author="Cindy Gross" w:date="2015-04-24T10:55:00Z">
        <w:r w:rsidDel="00E9275F">
          <w:delText xml:space="preserve">the </w:delText>
        </w:r>
      </w:del>
      <w:ins w:id="115" w:author="Cindy Gross" w:date="2015-04-24T10:55:00Z">
        <w:r w:rsidR="00E9275F">
          <w:t xml:space="preserve">on Browse -&gt; </w:t>
        </w:r>
      </w:ins>
      <w:r>
        <w:t>SQL Server</w:t>
      </w:r>
      <w:ins w:id="116" w:author="Cindy Gross" w:date="2015-04-24T10:55:00Z">
        <w:r w:rsidR="00E9275F">
          <w:t>s</w:t>
        </w:r>
      </w:ins>
      <w:r>
        <w:t xml:space="preserve"> </w:t>
      </w:r>
      <w:del w:id="117" w:author="Cindy Gross" w:date="2015-04-24T10:55:00Z">
        <w:r w:rsidDel="00E9275F">
          <w:delText xml:space="preserve">button </w:delText>
        </w:r>
      </w:del>
      <w:r>
        <w:t>to view the Server instances. Be sure to select the Server instance and not the SQL Server Database.</w:t>
      </w:r>
      <w:ins w:id="118" w:author="Cindy Gross" w:date="2015-04-24T10:56:00Z">
        <w:r w:rsidR="00E9275F">
          <w:t xml:space="preserve"> Click on the server you created earlier.</w:t>
        </w:r>
      </w:ins>
    </w:p>
    <w:p w14:paraId="6ACA8E73" w14:textId="577B2036" w:rsidR="008B643C" w:rsidRDefault="0035399A">
      <w:pPr>
        <w:numPr>
          <w:ilvl w:val="0"/>
          <w:numId w:val="1"/>
        </w:numPr>
      </w:pPr>
      <w:del w:id="119" w:author="Cindy Gross" w:date="2015-04-24T10:55:00Z">
        <w:r w:rsidDel="00E9275F">
          <w:rPr>
            <w:noProof/>
          </w:rPr>
          <w:drawing>
            <wp:inline distT="0" distB="0" distL="0" distR="0" wp14:anchorId="358D11F4" wp14:editId="0292B547">
              <wp:extent cx="850900" cy="292100"/>
              <wp:effectExtent l="0" t="0" r="0" b="0"/>
              <wp:docPr id="28" name="Picture" descr="createSQLDatabaseImg11.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1.png"/>
                      <pic:cNvPicPr>
                        <a:picLocks noChangeAspect="1" noChangeArrowheads="1"/>
                      </pic:cNvPicPr>
                    </pic:nvPicPr>
                    <pic:blipFill>
                      <a:blip r:embed="rId49"/>
                      <a:stretch>
                        <a:fillRect/>
                      </a:stretch>
                    </pic:blipFill>
                    <pic:spPr bwMode="auto">
                      <a:xfrm>
                        <a:off x="0" y="0"/>
                        <a:ext cx="850900" cy="292100"/>
                      </a:xfrm>
                      <a:prstGeom prst="rect">
                        <a:avLst/>
                      </a:prstGeom>
                      <a:noFill/>
                      <a:ln w="9525">
                        <a:noFill/>
                        <a:headEnd/>
                        <a:tailEnd/>
                      </a:ln>
                    </pic:spPr>
                  </pic:pic>
                </a:graphicData>
              </a:graphic>
            </wp:inline>
          </w:drawing>
        </w:r>
      </w:del>
    </w:p>
    <w:p w14:paraId="77C7C5C3" w14:textId="77777777" w:rsidR="008B643C" w:rsidRDefault="008B643C">
      <w:pPr>
        <w:pStyle w:val="ImageCaption"/>
        <w:numPr>
          <w:ilvl w:val="0"/>
          <w:numId w:val="1"/>
        </w:numPr>
      </w:pPr>
    </w:p>
    <w:p w14:paraId="45FAD0EF" w14:textId="77777777" w:rsidR="008B643C" w:rsidRDefault="0035399A">
      <w:pPr>
        <w:numPr>
          <w:ilvl w:val="0"/>
          <w:numId w:val="15"/>
        </w:numPr>
      </w:pPr>
      <w:r>
        <w:t>The Server Instance blade supports viewing and managing the instance.</w:t>
      </w:r>
    </w:p>
    <w:p w14:paraId="422E4DD8" w14:textId="77777777" w:rsidR="008B643C" w:rsidRDefault="0035399A">
      <w:pPr>
        <w:numPr>
          <w:ilvl w:val="0"/>
          <w:numId w:val="1"/>
        </w:numPr>
      </w:pPr>
      <w:r>
        <w:rPr>
          <w:noProof/>
        </w:rPr>
        <w:lastRenderedPageBreak/>
        <w:drawing>
          <wp:inline distT="0" distB="0" distL="0" distR="0" wp14:anchorId="2EF65FB3" wp14:editId="3CC2103F">
            <wp:extent cx="4965700" cy="5308600"/>
            <wp:effectExtent l="0" t="0" r="0" b="0"/>
            <wp:docPr id="29" name="Picture" descr="createSQLDatabaseImg12.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2.png"/>
                    <pic:cNvPicPr>
                      <a:picLocks noChangeAspect="1" noChangeArrowheads="1"/>
                    </pic:cNvPicPr>
                  </pic:nvPicPr>
                  <pic:blipFill>
                    <a:blip r:embed="rId50"/>
                    <a:stretch>
                      <a:fillRect/>
                    </a:stretch>
                  </pic:blipFill>
                  <pic:spPr bwMode="auto">
                    <a:xfrm>
                      <a:off x="0" y="0"/>
                      <a:ext cx="4965700" cy="5308600"/>
                    </a:xfrm>
                    <a:prstGeom prst="rect">
                      <a:avLst/>
                    </a:prstGeom>
                    <a:noFill/>
                    <a:ln w="9525">
                      <a:noFill/>
                      <a:headEnd/>
                      <a:tailEnd/>
                    </a:ln>
                  </pic:spPr>
                </pic:pic>
              </a:graphicData>
            </a:graphic>
          </wp:inline>
        </w:drawing>
      </w:r>
    </w:p>
    <w:p w14:paraId="056D3C53" w14:textId="77777777" w:rsidR="008B643C" w:rsidRDefault="008B643C">
      <w:pPr>
        <w:pStyle w:val="ImageCaption"/>
        <w:numPr>
          <w:ilvl w:val="0"/>
          <w:numId w:val="1"/>
        </w:numPr>
      </w:pPr>
    </w:p>
    <w:p w14:paraId="4AB0025C" w14:textId="77777777" w:rsidR="008B643C" w:rsidRDefault="0035399A">
      <w:pPr>
        <w:numPr>
          <w:ilvl w:val="0"/>
          <w:numId w:val="15"/>
        </w:numPr>
      </w:pPr>
      <w:r>
        <w:t xml:space="preserve">Click </w:t>
      </w:r>
      <w:r>
        <w:rPr>
          <w:b/>
        </w:rPr>
        <w:t>Settings</w:t>
      </w:r>
      <w:r>
        <w:t xml:space="preserve"> to view and manage the instance settings.</w:t>
      </w:r>
    </w:p>
    <w:p w14:paraId="5D5764D4" w14:textId="77777777" w:rsidR="008B643C" w:rsidRDefault="0035399A">
      <w:pPr>
        <w:numPr>
          <w:ilvl w:val="0"/>
          <w:numId w:val="1"/>
        </w:numPr>
      </w:pPr>
      <w:r>
        <w:rPr>
          <w:noProof/>
        </w:rPr>
        <w:drawing>
          <wp:inline distT="0" distB="0" distL="0" distR="0" wp14:anchorId="7BF61FE4" wp14:editId="2C327A52">
            <wp:extent cx="749300" cy="749300"/>
            <wp:effectExtent l="0" t="0" r="0" b="0"/>
            <wp:docPr id="30" name="Picture" descr="createSQLDatabaseImg13.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3.png"/>
                    <pic:cNvPicPr>
                      <a:picLocks noChangeAspect="1" noChangeArrowheads="1"/>
                    </pic:cNvPicPr>
                  </pic:nvPicPr>
                  <pic:blipFill>
                    <a:blip r:embed="rId51"/>
                    <a:stretch>
                      <a:fillRect/>
                    </a:stretch>
                  </pic:blipFill>
                  <pic:spPr bwMode="auto">
                    <a:xfrm>
                      <a:off x="0" y="0"/>
                      <a:ext cx="749300" cy="749300"/>
                    </a:xfrm>
                    <a:prstGeom prst="rect">
                      <a:avLst/>
                    </a:prstGeom>
                    <a:noFill/>
                    <a:ln w="9525">
                      <a:noFill/>
                      <a:headEnd/>
                      <a:tailEnd/>
                    </a:ln>
                  </pic:spPr>
                </pic:pic>
              </a:graphicData>
            </a:graphic>
          </wp:inline>
        </w:drawing>
      </w:r>
    </w:p>
    <w:p w14:paraId="7CC3F7F2" w14:textId="77777777" w:rsidR="008B643C" w:rsidRDefault="008B643C">
      <w:pPr>
        <w:pStyle w:val="ImageCaption"/>
        <w:numPr>
          <w:ilvl w:val="0"/>
          <w:numId w:val="1"/>
        </w:numPr>
      </w:pPr>
    </w:p>
    <w:p w14:paraId="050C0471" w14:textId="0284704C" w:rsidR="008B643C" w:rsidRDefault="0035399A">
      <w:pPr>
        <w:numPr>
          <w:ilvl w:val="0"/>
          <w:numId w:val="15"/>
        </w:numPr>
      </w:pPr>
      <w:r>
        <w:t xml:space="preserve">Click </w:t>
      </w:r>
      <w:ins w:id="120" w:author="Cindy Gross" w:date="2015-04-23T16:29:00Z">
        <w:r w:rsidR="00947E1F" w:rsidRPr="00947E1F">
          <w:rPr>
            <w:b/>
            <w:rPrChange w:id="121" w:author="Cindy Gross" w:date="2015-04-23T16:29:00Z">
              <w:rPr/>
            </w:rPrChange>
          </w:rPr>
          <w:t>Settings</w:t>
        </w:r>
        <w:r w:rsidR="00947E1F">
          <w:t xml:space="preserve"> -&gt; </w:t>
        </w:r>
      </w:ins>
      <w:r>
        <w:rPr>
          <w:b/>
        </w:rPr>
        <w:t>Firewall</w:t>
      </w:r>
      <w:r>
        <w:t xml:space="preserve"> to display the firewall rules.</w:t>
      </w:r>
    </w:p>
    <w:p w14:paraId="39130A8A" w14:textId="77777777" w:rsidR="008B643C" w:rsidRDefault="0035399A">
      <w:pPr>
        <w:numPr>
          <w:ilvl w:val="0"/>
          <w:numId w:val="1"/>
        </w:numPr>
      </w:pPr>
      <w:r>
        <w:rPr>
          <w:noProof/>
        </w:rPr>
        <w:drawing>
          <wp:inline distT="0" distB="0" distL="0" distR="0" wp14:anchorId="278B6572" wp14:editId="29BF8F19">
            <wp:extent cx="2349500" cy="406400"/>
            <wp:effectExtent l="0" t="0" r="0" b="0"/>
            <wp:docPr id="31" name="Picture" descr="createSQLDatabaseImg14.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4.png"/>
                    <pic:cNvPicPr>
                      <a:picLocks noChangeAspect="1" noChangeArrowheads="1"/>
                    </pic:cNvPicPr>
                  </pic:nvPicPr>
                  <pic:blipFill>
                    <a:blip r:embed="rId52"/>
                    <a:stretch>
                      <a:fillRect/>
                    </a:stretch>
                  </pic:blipFill>
                  <pic:spPr bwMode="auto">
                    <a:xfrm>
                      <a:off x="0" y="0"/>
                      <a:ext cx="2349500" cy="406400"/>
                    </a:xfrm>
                    <a:prstGeom prst="rect">
                      <a:avLst/>
                    </a:prstGeom>
                    <a:noFill/>
                    <a:ln w="9525">
                      <a:noFill/>
                      <a:headEnd/>
                      <a:tailEnd/>
                    </a:ln>
                  </pic:spPr>
                </pic:pic>
              </a:graphicData>
            </a:graphic>
          </wp:inline>
        </w:drawing>
      </w:r>
    </w:p>
    <w:p w14:paraId="2A881F69" w14:textId="77777777" w:rsidR="008B643C" w:rsidRDefault="008B643C">
      <w:pPr>
        <w:pStyle w:val="ImageCaption"/>
        <w:numPr>
          <w:ilvl w:val="0"/>
          <w:numId w:val="1"/>
        </w:numPr>
      </w:pPr>
    </w:p>
    <w:p w14:paraId="4329B95D" w14:textId="77777777" w:rsidR="008B643C" w:rsidRDefault="0035399A">
      <w:pPr>
        <w:numPr>
          <w:ilvl w:val="0"/>
          <w:numId w:val="15"/>
        </w:numPr>
      </w:pPr>
      <w:r>
        <w:lastRenderedPageBreak/>
        <w:t>The following pane will be displayed.</w:t>
      </w:r>
    </w:p>
    <w:p w14:paraId="32B903CC" w14:textId="77777777" w:rsidR="008B643C" w:rsidRDefault="0035399A">
      <w:pPr>
        <w:numPr>
          <w:ilvl w:val="0"/>
          <w:numId w:val="1"/>
        </w:numPr>
      </w:pPr>
      <w:r>
        <w:rPr>
          <w:noProof/>
        </w:rPr>
        <w:drawing>
          <wp:inline distT="0" distB="0" distL="0" distR="0" wp14:anchorId="34E16CE7" wp14:editId="471BA3F2">
            <wp:extent cx="4648200" cy="2159000"/>
            <wp:effectExtent l="0" t="0" r="0" b="0"/>
            <wp:docPr id="32" name="Picture" descr="createSQLDatabaseImg15.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5.png"/>
                    <pic:cNvPicPr>
                      <a:picLocks noChangeAspect="1" noChangeArrowheads="1"/>
                    </pic:cNvPicPr>
                  </pic:nvPicPr>
                  <pic:blipFill>
                    <a:blip r:embed="rId53"/>
                    <a:stretch>
                      <a:fillRect/>
                    </a:stretch>
                  </pic:blipFill>
                  <pic:spPr bwMode="auto">
                    <a:xfrm>
                      <a:off x="0" y="0"/>
                      <a:ext cx="4648200" cy="2159000"/>
                    </a:xfrm>
                    <a:prstGeom prst="rect">
                      <a:avLst/>
                    </a:prstGeom>
                    <a:noFill/>
                    <a:ln w="9525">
                      <a:noFill/>
                      <a:headEnd/>
                      <a:tailEnd/>
                    </a:ln>
                  </pic:spPr>
                </pic:pic>
              </a:graphicData>
            </a:graphic>
          </wp:inline>
        </w:drawing>
      </w:r>
    </w:p>
    <w:p w14:paraId="7ED368DF" w14:textId="77777777" w:rsidR="008B643C" w:rsidRDefault="008B643C">
      <w:pPr>
        <w:pStyle w:val="ImageCaption"/>
        <w:numPr>
          <w:ilvl w:val="0"/>
          <w:numId w:val="1"/>
        </w:numPr>
      </w:pPr>
    </w:p>
    <w:p w14:paraId="0F6B22F5" w14:textId="77777777" w:rsidR="008B643C" w:rsidRDefault="0035399A">
      <w:pPr>
        <w:numPr>
          <w:ilvl w:val="0"/>
          <w:numId w:val="15"/>
        </w:numPr>
      </w:pPr>
      <w:r>
        <w:t>Enter the IP Address range appropriate to access the service. The IP Address for the course virtual machine is found on the desktop wallpaper. Be sure to use the Public IP.</w:t>
      </w:r>
    </w:p>
    <w:p w14:paraId="1C28D2DE" w14:textId="77777777" w:rsidR="008B643C" w:rsidRDefault="0035399A">
      <w:pPr>
        <w:numPr>
          <w:ilvl w:val="0"/>
          <w:numId w:val="15"/>
        </w:numPr>
      </w:pPr>
      <w:r>
        <w:t>Click Save from the upper menu of the blade. Once the changes are complete, a "Success" message will be returned. Click OK. Close the Firewall Settings blade, and close all the blades to return to the Startpage of the portal.</w:t>
      </w:r>
    </w:p>
    <w:p w14:paraId="652E5B86" w14:textId="77777777" w:rsidR="008B643C" w:rsidRDefault="0035399A">
      <w:pPr>
        <w:numPr>
          <w:ilvl w:val="0"/>
          <w:numId w:val="1"/>
        </w:numPr>
      </w:pPr>
      <w:r>
        <w:rPr>
          <w:noProof/>
        </w:rPr>
        <w:drawing>
          <wp:inline distT="0" distB="0" distL="0" distR="0" wp14:anchorId="0A6D6671" wp14:editId="21FFA344">
            <wp:extent cx="4711700" cy="2171700"/>
            <wp:effectExtent l="0" t="0" r="0" b="0"/>
            <wp:docPr id="33" name="Picture" descr="createSQLDatabaseImg16.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6.png"/>
                    <pic:cNvPicPr>
                      <a:picLocks noChangeAspect="1" noChangeArrowheads="1"/>
                    </pic:cNvPicPr>
                  </pic:nvPicPr>
                  <pic:blipFill>
                    <a:blip r:embed="rId54"/>
                    <a:stretch>
                      <a:fillRect/>
                    </a:stretch>
                  </pic:blipFill>
                  <pic:spPr bwMode="auto">
                    <a:xfrm>
                      <a:off x="0" y="0"/>
                      <a:ext cx="4711700" cy="2171700"/>
                    </a:xfrm>
                    <a:prstGeom prst="rect">
                      <a:avLst/>
                    </a:prstGeom>
                    <a:noFill/>
                    <a:ln w="9525">
                      <a:noFill/>
                      <a:headEnd/>
                      <a:tailEnd/>
                    </a:ln>
                  </pic:spPr>
                </pic:pic>
              </a:graphicData>
            </a:graphic>
          </wp:inline>
        </w:drawing>
      </w:r>
    </w:p>
    <w:p w14:paraId="3E7A0B75" w14:textId="77777777" w:rsidR="008B643C" w:rsidRDefault="008B643C">
      <w:pPr>
        <w:pStyle w:val="ImageCaption"/>
        <w:numPr>
          <w:ilvl w:val="0"/>
          <w:numId w:val="1"/>
        </w:numPr>
      </w:pPr>
    </w:p>
    <w:p w14:paraId="6B1650EE" w14:textId="77777777" w:rsidR="008B643C" w:rsidRDefault="0035399A">
      <w:pPr>
        <w:numPr>
          <w:ilvl w:val="0"/>
          <w:numId w:val="15"/>
        </w:numPr>
      </w:pPr>
      <w:r>
        <w:t>You can now connect to the SQL Server instance using SQL Server Management Studio.</w:t>
      </w:r>
    </w:p>
    <w:p w14:paraId="522BBAF6" w14:textId="77777777" w:rsidR="008B643C" w:rsidRDefault="0035399A">
      <w:pPr>
        <w:pStyle w:val="Heading2"/>
      </w:pPr>
      <w:bookmarkStart w:id="122" w:name="executing-database-queries"/>
      <w:r>
        <w:t>4.3 Executing Database Queries</w:t>
      </w:r>
    </w:p>
    <w:bookmarkEnd w:id="122"/>
    <w:p w14:paraId="72B05CFC" w14:textId="77777777" w:rsidR="008B643C" w:rsidRDefault="0035399A">
      <w:pPr>
        <w:numPr>
          <w:ilvl w:val="0"/>
          <w:numId w:val="16"/>
        </w:numPr>
      </w:pPr>
      <w:r>
        <w:t xml:space="preserve">Run Microsoft SQL Server Management Studio, which is available on the taskbar of the course virtual machine. </w:t>
      </w:r>
      <w:hyperlink r:id="rId55">
        <w:r>
          <w:rPr>
            <w:rStyle w:val="Link"/>
          </w:rPr>
          <w:t>http://www.microsoft.com/en-gb/download/details.aspx?id=7593</w:t>
        </w:r>
      </w:hyperlink>
    </w:p>
    <w:p w14:paraId="72EC25C8" w14:textId="77777777" w:rsidR="008B643C" w:rsidRDefault="0035399A">
      <w:pPr>
        <w:pStyle w:val="Compact"/>
        <w:numPr>
          <w:ilvl w:val="0"/>
          <w:numId w:val="16"/>
        </w:numPr>
      </w:pPr>
      <w:r>
        <w:t>Enter the connection details for the the Azure SQL Server and click Connect.</w:t>
      </w:r>
    </w:p>
    <w:p w14:paraId="68725BC5" w14:textId="77777777" w:rsidR="008B643C" w:rsidRDefault="0035399A">
      <w:pPr>
        <w:pStyle w:val="Compact"/>
        <w:numPr>
          <w:ilvl w:val="1"/>
          <w:numId w:val="17"/>
        </w:numPr>
      </w:pPr>
      <w:r>
        <w:lastRenderedPageBreak/>
        <w:t>Connecting names are formatted as .database.windows.net.</w:t>
      </w:r>
      <w:r>
        <w:br/>
      </w:r>
    </w:p>
    <w:p w14:paraId="063786FC" w14:textId="77777777" w:rsidR="008B643C" w:rsidRDefault="0035399A">
      <w:pPr>
        <w:pStyle w:val="Compact"/>
        <w:numPr>
          <w:ilvl w:val="1"/>
          <w:numId w:val="17"/>
        </w:numPr>
      </w:pPr>
      <w:r>
        <w:t xml:space="preserve">Select </w:t>
      </w:r>
      <w:r>
        <w:rPr>
          <w:b/>
        </w:rPr>
        <w:t>SQL Server Authentication</w:t>
      </w:r>
      <w:r>
        <w:t>. Enter the Login and Password used when the database and server were created.</w:t>
      </w:r>
    </w:p>
    <w:p w14:paraId="1B423309" w14:textId="77777777" w:rsidR="008B643C" w:rsidRDefault="0035399A">
      <w:pPr>
        <w:numPr>
          <w:ilvl w:val="0"/>
          <w:numId w:val="1"/>
        </w:numPr>
      </w:pPr>
      <w:r>
        <w:rPr>
          <w:noProof/>
        </w:rPr>
        <w:drawing>
          <wp:inline distT="0" distB="0" distL="0" distR="0" wp14:anchorId="6727339A" wp14:editId="65F39B38">
            <wp:extent cx="4533900" cy="3136900"/>
            <wp:effectExtent l="0" t="0" r="0" b="0"/>
            <wp:docPr id="34" name="Picture" descr="createSQLDatabaseImg8.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8.png"/>
                    <pic:cNvPicPr>
                      <a:picLocks noChangeAspect="1" noChangeArrowheads="1"/>
                    </pic:cNvPicPr>
                  </pic:nvPicPr>
                  <pic:blipFill>
                    <a:blip r:embed="rId56"/>
                    <a:stretch>
                      <a:fillRect/>
                    </a:stretch>
                  </pic:blipFill>
                  <pic:spPr bwMode="auto">
                    <a:xfrm>
                      <a:off x="0" y="0"/>
                      <a:ext cx="4533900" cy="3136900"/>
                    </a:xfrm>
                    <a:prstGeom prst="rect">
                      <a:avLst/>
                    </a:prstGeom>
                    <a:noFill/>
                    <a:ln w="9525">
                      <a:noFill/>
                      <a:headEnd/>
                      <a:tailEnd/>
                    </a:ln>
                  </pic:spPr>
                </pic:pic>
              </a:graphicData>
            </a:graphic>
          </wp:inline>
        </w:drawing>
      </w:r>
    </w:p>
    <w:p w14:paraId="55ACB0AB" w14:textId="77777777" w:rsidR="008B643C" w:rsidRDefault="008B643C">
      <w:pPr>
        <w:pStyle w:val="ImageCaption"/>
        <w:numPr>
          <w:ilvl w:val="0"/>
          <w:numId w:val="1"/>
        </w:numPr>
      </w:pPr>
    </w:p>
    <w:p w14:paraId="5D026623" w14:textId="77777777" w:rsidR="008B643C" w:rsidRDefault="0035399A">
      <w:pPr>
        <w:numPr>
          <w:ilvl w:val="0"/>
          <w:numId w:val="16"/>
        </w:numPr>
      </w:pPr>
      <w:r>
        <w:t>Once connected right click the correct database name shown in the Object Explorer and select New Query.</w:t>
      </w:r>
    </w:p>
    <w:p w14:paraId="40153AA3" w14:textId="77777777" w:rsidR="008B643C" w:rsidRDefault="0035399A">
      <w:pPr>
        <w:numPr>
          <w:ilvl w:val="0"/>
          <w:numId w:val="1"/>
        </w:numPr>
      </w:pPr>
      <w:r>
        <w:rPr>
          <w:noProof/>
        </w:rPr>
        <w:drawing>
          <wp:inline distT="0" distB="0" distL="0" distR="0" wp14:anchorId="4D96B259" wp14:editId="2944D59A">
            <wp:extent cx="2387600" cy="1181100"/>
            <wp:effectExtent l="0" t="0" r="0" b="0"/>
            <wp:docPr id="35" name="Picture" descr="createSQLDatabaseImg17.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7.png"/>
                    <pic:cNvPicPr>
                      <a:picLocks noChangeAspect="1" noChangeArrowheads="1"/>
                    </pic:cNvPicPr>
                  </pic:nvPicPr>
                  <pic:blipFill>
                    <a:blip r:embed="rId57"/>
                    <a:stretch>
                      <a:fillRect/>
                    </a:stretch>
                  </pic:blipFill>
                  <pic:spPr bwMode="auto">
                    <a:xfrm>
                      <a:off x="0" y="0"/>
                      <a:ext cx="2387600" cy="1181100"/>
                    </a:xfrm>
                    <a:prstGeom prst="rect">
                      <a:avLst/>
                    </a:prstGeom>
                    <a:noFill/>
                    <a:ln w="9525">
                      <a:noFill/>
                      <a:headEnd/>
                      <a:tailEnd/>
                    </a:ln>
                  </pic:spPr>
                </pic:pic>
              </a:graphicData>
            </a:graphic>
          </wp:inline>
        </w:drawing>
      </w:r>
    </w:p>
    <w:p w14:paraId="0977449A" w14:textId="77777777" w:rsidR="008B643C" w:rsidRDefault="008B643C">
      <w:pPr>
        <w:pStyle w:val="ImageCaption"/>
        <w:numPr>
          <w:ilvl w:val="0"/>
          <w:numId w:val="1"/>
        </w:numPr>
      </w:pPr>
    </w:p>
    <w:p w14:paraId="3F8F8310" w14:textId="77777777" w:rsidR="008B643C" w:rsidRDefault="0035399A">
      <w:pPr>
        <w:numPr>
          <w:ilvl w:val="0"/>
          <w:numId w:val="16"/>
        </w:numPr>
      </w:pPr>
      <w:r>
        <w:t>Copy the following query in the new query window to create a table that will be used in the Azure Stream Analytics lab. This query is available on the course virtual machine at **C:_CreateSQLTable.sql**. Click Run Query (F5) to create the new table on the Azure SQL Database.</w:t>
      </w:r>
    </w:p>
    <w:p w14:paraId="7FA3E2B6" w14:textId="77777777" w:rsidR="008B643C" w:rsidRDefault="0035399A">
      <w:pPr>
        <w:numPr>
          <w:ilvl w:val="0"/>
          <w:numId w:val="1"/>
        </w:numPr>
      </w:pPr>
      <w:r>
        <w:rPr>
          <w:noProof/>
        </w:rPr>
        <w:lastRenderedPageBreak/>
        <w:drawing>
          <wp:inline distT="0" distB="0" distL="0" distR="0" wp14:anchorId="50C3438B" wp14:editId="6E031A16">
            <wp:extent cx="2400300" cy="1701800"/>
            <wp:effectExtent l="0" t="0" r="0" b="0"/>
            <wp:docPr id="36" name="Picture" descr="createSQLDatabaseImg18.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8.png"/>
                    <pic:cNvPicPr>
                      <a:picLocks noChangeAspect="1" noChangeArrowheads="1"/>
                    </pic:cNvPicPr>
                  </pic:nvPicPr>
                  <pic:blipFill>
                    <a:blip r:embed="rId58"/>
                    <a:stretch>
                      <a:fillRect/>
                    </a:stretch>
                  </pic:blipFill>
                  <pic:spPr bwMode="auto">
                    <a:xfrm>
                      <a:off x="0" y="0"/>
                      <a:ext cx="2400300" cy="1701800"/>
                    </a:xfrm>
                    <a:prstGeom prst="rect">
                      <a:avLst/>
                    </a:prstGeom>
                    <a:noFill/>
                    <a:ln w="9525">
                      <a:noFill/>
                      <a:headEnd/>
                      <a:tailEnd/>
                    </a:ln>
                  </pic:spPr>
                </pic:pic>
              </a:graphicData>
            </a:graphic>
          </wp:inline>
        </w:drawing>
      </w:r>
    </w:p>
    <w:p w14:paraId="4D3D6185" w14:textId="77777777" w:rsidR="008B643C" w:rsidRDefault="008B643C">
      <w:pPr>
        <w:pStyle w:val="ImageCaption"/>
        <w:numPr>
          <w:ilvl w:val="0"/>
          <w:numId w:val="1"/>
        </w:numPr>
      </w:pPr>
    </w:p>
    <w:p w14:paraId="46D2F977" w14:textId="77777777" w:rsidR="008B643C" w:rsidRDefault="0035399A">
      <w:pPr>
        <w:pStyle w:val="SourceCode"/>
        <w:numPr>
          <w:ilvl w:val="0"/>
          <w:numId w:val="1"/>
        </w:numPr>
      </w:pPr>
      <w:commentRangeStart w:id="123"/>
      <w:r>
        <w:rPr>
          <w:rStyle w:val="KeywordTok"/>
        </w:rPr>
        <w:t>CREATE</w:t>
      </w:r>
      <w:r>
        <w:rPr>
          <w:rStyle w:val="NormalTok"/>
        </w:rPr>
        <w:t xml:space="preserve"> </w:t>
      </w:r>
      <w:r>
        <w:rPr>
          <w:rStyle w:val="KeywordTok"/>
        </w:rPr>
        <w:t>TABLE</w:t>
      </w:r>
      <w:r>
        <w:rPr>
          <w:rStyle w:val="NormalTok"/>
        </w:rPr>
        <w:t xml:space="preserve"> [dbo].[readingsByMinute] </w:t>
      </w:r>
      <w:r>
        <w:br/>
      </w:r>
      <w:r>
        <w:rPr>
          <w:rStyle w:val="NormalTok"/>
        </w:rPr>
        <w:t>(</w:t>
      </w:r>
      <w:r>
        <w:br/>
      </w:r>
      <w:r>
        <w:rPr>
          <w:rStyle w:val="NormalTok"/>
        </w:rPr>
        <w:t xml:space="preserve">    [</w:t>
      </w:r>
      <w:r>
        <w:rPr>
          <w:rStyle w:val="KeywordTok"/>
        </w:rPr>
        <w:t>ID</w:t>
      </w:r>
      <w:r>
        <w:rPr>
          <w:rStyle w:val="NormalTok"/>
        </w:rPr>
        <w:t xml:space="preserve">] </w:t>
      </w:r>
      <w:r>
        <w:rPr>
          <w:rStyle w:val="DataTypeTok"/>
        </w:rPr>
        <w:t>INT</w:t>
      </w:r>
      <w:r>
        <w:rPr>
          <w:rStyle w:val="NormalTok"/>
        </w:rPr>
        <w:t xml:space="preserve"> IDENTITY(</w:t>
      </w:r>
      <w:r>
        <w:rPr>
          <w:rStyle w:val="DecValTok"/>
        </w:rPr>
        <w:t>1</w:t>
      </w:r>
      <w:r>
        <w:rPr>
          <w:rStyle w:val="NormalTok"/>
        </w:rPr>
        <w:t>,</w:t>
      </w:r>
      <w:r>
        <w:rPr>
          <w:rStyle w:val="DecValTok"/>
        </w:rPr>
        <w:t>1</w:t>
      </w:r>
      <w:r>
        <w:rPr>
          <w:rStyle w:val="NormalTok"/>
        </w:rPr>
        <w:t>),</w:t>
      </w:r>
      <w:r>
        <w:br/>
      </w:r>
      <w:r>
        <w:rPr>
          <w:rStyle w:val="NormalTok"/>
        </w:rPr>
        <w:t xml:space="preserve">    [DeviceType] </w:t>
      </w:r>
      <w:r>
        <w:rPr>
          <w:rStyle w:val="DataTypeTok"/>
        </w:rPr>
        <w:t>VarChar</w:t>
      </w:r>
      <w:r>
        <w:rPr>
          <w:rStyle w:val="NormalTok"/>
        </w:rPr>
        <w:t>(</w:t>
      </w:r>
      <w:r>
        <w:rPr>
          <w:rStyle w:val="DecValTok"/>
        </w:rPr>
        <w:t>50</w:t>
      </w:r>
      <w:r>
        <w:rPr>
          <w:rStyle w:val="NormalTok"/>
        </w:rPr>
        <w:t>),</w:t>
      </w:r>
      <w:r>
        <w:br/>
      </w:r>
      <w:r>
        <w:rPr>
          <w:rStyle w:val="NormalTok"/>
        </w:rPr>
        <w:t xml:space="preserve">    [DateOfReading] </w:t>
      </w:r>
      <w:r>
        <w:rPr>
          <w:rStyle w:val="DataTypeTok"/>
        </w:rPr>
        <w:t>VarChar</w:t>
      </w:r>
      <w:r>
        <w:rPr>
          <w:rStyle w:val="NormalTok"/>
        </w:rPr>
        <w:t>(</w:t>
      </w:r>
      <w:r>
        <w:rPr>
          <w:rStyle w:val="DecValTok"/>
        </w:rPr>
        <w:t>50</w:t>
      </w:r>
      <w:r>
        <w:rPr>
          <w:rStyle w:val="NormalTok"/>
        </w:rPr>
        <w:t>),</w:t>
      </w:r>
      <w:r>
        <w:br/>
      </w:r>
      <w:r>
        <w:rPr>
          <w:rStyle w:val="NormalTok"/>
        </w:rPr>
        <w:t xml:space="preserve">    [RoomNumber] </w:t>
      </w:r>
      <w:r>
        <w:rPr>
          <w:rStyle w:val="DataTypeTok"/>
        </w:rPr>
        <w:t>VarChar</w:t>
      </w:r>
      <w:r>
        <w:rPr>
          <w:rStyle w:val="NormalTok"/>
        </w:rPr>
        <w:t>(</w:t>
      </w:r>
      <w:r>
        <w:rPr>
          <w:rStyle w:val="DecValTok"/>
        </w:rPr>
        <w:t>5</w:t>
      </w:r>
      <w:r>
        <w:rPr>
          <w:rStyle w:val="NormalTok"/>
        </w:rPr>
        <w:t>),</w:t>
      </w:r>
      <w:r>
        <w:br/>
      </w:r>
      <w:r>
        <w:rPr>
          <w:rStyle w:val="NormalTok"/>
        </w:rPr>
        <w:t xml:space="preserve">    [Reading] </w:t>
      </w:r>
      <w:r>
        <w:rPr>
          <w:rStyle w:val="DataTypeTok"/>
        </w:rPr>
        <w:t>FLOAT</w:t>
      </w:r>
      <w:r>
        <w:br/>
      </w:r>
      <w:r>
        <w:rPr>
          <w:rStyle w:val="NormalTok"/>
        </w:rPr>
        <w:t>)</w:t>
      </w:r>
      <w:r>
        <w:br/>
      </w:r>
      <w:r>
        <w:rPr>
          <w:rStyle w:val="NormalTok"/>
        </w:rPr>
        <w:t>GO</w:t>
      </w:r>
      <w:r>
        <w:br/>
      </w:r>
      <w:r>
        <w:br/>
      </w:r>
      <w:r>
        <w:rPr>
          <w:rStyle w:val="KeywordTok"/>
        </w:rPr>
        <w:t>CREATE</w:t>
      </w:r>
      <w:r>
        <w:rPr>
          <w:rStyle w:val="NormalTok"/>
        </w:rPr>
        <w:t xml:space="preserve"> CLUSTERED </w:t>
      </w:r>
      <w:r>
        <w:rPr>
          <w:rStyle w:val="KeywordTok"/>
        </w:rPr>
        <w:t>INDEX</w:t>
      </w:r>
      <w:r>
        <w:rPr>
          <w:rStyle w:val="NormalTok"/>
        </w:rPr>
        <w:t xml:space="preserve"> [readingsByMinute]</w:t>
      </w:r>
      <w:r>
        <w:br/>
      </w:r>
      <w:r>
        <w:rPr>
          <w:rStyle w:val="NormalTok"/>
        </w:rPr>
        <w:t xml:space="preserve">    </w:t>
      </w:r>
      <w:r>
        <w:rPr>
          <w:rStyle w:val="KeywordTok"/>
        </w:rPr>
        <w:t>ON</w:t>
      </w:r>
      <w:r>
        <w:rPr>
          <w:rStyle w:val="NormalTok"/>
        </w:rPr>
        <w:t xml:space="preserve"> [dbo].[readingsByMinute]([</w:t>
      </w:r>
      <w:r>
        <w:rPr>
          <w:rStyle w:val="KeywordTok"/>
        </w:rPr>
        <w:t>ID</w:t>
      </w:r>
      <w:r>
        <w:rPr>
          <w:rStyle w:val="NormalTok"/>
        </w:rPr>
        <w:t xml:space="preserve">] </w:t>
      </w:r>
      <w:r>
        <w:rPr>
          <w:rStyle w:val="KeywordTok"/>
        </w:rPr>
        <w:t>ASC</w:t>
      </w:r>
      <w:r>
        <w:rPr>
          <w:rStyle w:val="NormalTok"/>
        </w:rPr>
        <w:t>);</w:t>
      </w:r>
      <w:commentRangeEnd w:id="123"/>
      <w:r w:rsidR="002214D2">
        <w:rPr>
          <w:rStyle w:val="CommentReference"/>
        </w:rPr>
        <w:commentReference w:id="123"/>
      </w:r>
      <w:r>
        <w:br/>
      </w:r>
      <w:r>
        <w:br/>
      </w:r>
      <w:r>
        <w:br/>
      </w:r>
      <w:r>
        <w:rPr>
          <w:rStyle w:val="KeywordTok"/>
        </w:rPr>
        <w:t>CREATE</w:t>
      </w:r>
      <w:r>
        <w:rPr>
          <w:rStyle w:val="NormalTok"/>
        </w:rPr>
        <w:t xml:space="preserve"> </w:t>
      </w:r>
      <w:r>
        <w:rPr>
          <w:rStyle w:val="KeywordTok"/>
        </w:rPr>
        <w:t>TABLE</w:t>
      </w:r>
      <w:r>
        <w:rPr>
          <w:rStyle w:val="NormalTok"/>
        </w:rPr>
        <w:t xml:space="preserve"> [dbo].[AvgReadings] (</w:t>
      </w:r>
      <w:r>
        <w:br/>
      </w:r>
      <w:r>
        <w:rPr>
          <w:rStyle w:val="NormalTok"/>
        </w:rPr>
        <w:t xml:space="preserve">    [WinStartTime]   DATETIME2 (</w:t>
      </w:r>
      <w:r>
        <w:rPr>
          <w:rStyle w:val="DecValTok"/>
        </w:rPr>
        <w:t>6</w:t>
      </w:r>
      <w:r>
        <w:rPr>
          <w:rStyle w:val="NormalTok"/>
        </w:rPr>
        <w:t xml:space="preserve">) </w:t>
      </w:r>
      <w:r>
        <w:rPr>
          <w:rStyle w:val="KeywordTok"/>
        </w:rPr>
        <w:t>NULL</w:t>
      </w:r>
      <w:r>
        <w:rPr>
          <w:rStyle w:val="NormalTok"/>
        </w:rPr>
        <w:t>,</w:t>
      </w:r>
      <w:r>
        <w:br/>
      </w:r>
      <w:r>
        <w:rPr>
          <w:rStyle w:val="NormalTok"/>
        </w:rPr>
        <w:t xml:space="preserve">    [WinEndTime]     DATETIME2 (</w:t>
      </w:r>
      <w:r>
        <w:rPr>
          <w:rStyle w:val="DecValTok"/>
        </w:rPr>
        <w:t>6</w:t>
      </w:r>
      <w:r>
        <w:rPr>
          <w:rStyle w:val="NormalTok"/>
        </w:rPr>
        <w:t xml:space="preserve">) </w:t>
      </w:r>
      <w:r>
        <w:rPr>
          <w:rStyle w:val="KeywordTok"/>
        </w:rPr>
        <w:t>NULL</w:t>
      </w:r>
      <w:r>
        <w:rPr>
          <w:rStyle w:val="NormalTok"/>
        </w:rPr>
        <w:t>,</w:t>
      </w:r>
      <w:r>
        <w:br/>
      </w:r>
      <w:r>
        <w:rPr>
          <w:rStyle w:val="NormalTok"/>
        </w:rPr>
        <w:t xml:space="preserve">    [</w:t>
      </w:r>
      <w:r>
        <w:rPr>
          <w:rStyle w:val="KeywordTok"/>
        </w:rPr>
        <w:t>Type</w:t>
      </w:r>
      <w:r>
        <w:rPr>
          <w:rStyle w:val="NormalTok"/>
        </w:rPr>
        <w:t xml:space="preserve">]     </w:t>
      </w:r>
      <w:r>
        <w:rPr>
          <w:rStyle w:val="DataTypeTok"/>
        </w:rPr>
        <w:t>VarChar</w:t>
      </w:r>
      <w:r>
        <w:rPr>
          <w:rStyle w:val="NormalTok"/>
        </w:rPr>
        <w:t>(</w:t>
      </w:r>
      <w:r>
        <w:rPr>
          <w:rStyle w:val="DecValTok"/>
        </w:rPr>
        <w:t>50</w:t>
      </w:r>
      <w:r>
        <w:rPr>
          <w:rStyle w:val="NormalTok"/>
        </w:rPr>
        <w:t xml:space="preserve">) </w:t>
      </w:r>
      <w:r>
        <w:rPr>
          <w:rStyle w:val="KeywordTok"/>
        </w:rPr>
        <w:t>NULL</w:t>
      </w:r>
      <w:r>
        <w:rPr>
          <w:rStyle w:val="NormalTok"/>
        </w:rPr>
        <w:t>,</w:t>
      </w:r>
      <w:r>
        <w:br/>
      </w:r>
      <w:r>
        <w:rPr>
          <w:rStyle w:val="NormalTok"/>
        </w:rPr>
        <w:t xml:space="preserve">    [RoomNumber]     </w:t>
      </w:r>
      <w:r>
        <w:rPr>
          <w:rStyle w:val="DataTypeTok"/>
        </w:rPr>
        <w:t>VarChar</w:t>
      </w:r>
      <w:r>
        <w:rPr>
          <w:rStyle w:val="NormalTok"/>
        </w:rPr>
        <w:t>(</w:t>
      </w:r>
      <w:r>
        <w:rPr>
          <w:rStyle w:val="DecValTok"/>
        </w:rPr>
        <w:t>10</w:t>
      </w:r>
      <w:r>
        <w:rPr>
          <w:rStyle w:val="NormalTok"/>
        </w:rPr>
        <w:t xml:space="preserve">) </w:t>
      </w:r>
      <w:r>
        <w:rPr>
          <w:rStyle w:val="KeywordTok"/>
        </w:rPr>
        <w:t>NULL</w:t>
      </w:r>
      <w:r>
        <w:rPr>
          <w:rStyle w:val="NormalTok"/>
        </w:rPr>
        <w:t>,</w:t>
      </w:r>
      <w:r>
        <w:br/>
      </w:r>
      <w:r>
        <w:rPr>
          <w:rStyle w:val="NormalTok"/>
        </w:rPr>
        <w:t xml:space="preserve">    [Avgreading] </w:t>
      </w:r>
      <w:r>
        <w:rPr>
          <w:rStyle w:val="DataTypeTok"/>
        </w:rPr>
        <w:t>FLOAT</w:t>
      </w:r>
      <w:r>
        <w:rPr>
          <w:rStyle w:val="NormalTok"/>
        </w:rPr>
        <w:t xml:space="preserve"> (</w:t>
      </w:r>
      <w:r>
        <w:rPr>
          <w:rStyle w:val="DecValTok"/>
        </w:rPr>
        <w:t>53</w:t>
      </w:r>
      <w:r>
        <w:rPr>
          <w:rStyle w:val="NormalTok"/>
        </w:rPr>
        <w:t xml:space="preserve">)    </w:t>
      </w:r>
      <w:r>
        <w:rPr>
          <w:rStyle w:val="KeywordTok"/>
        </w:rPr>
        <w:t>NULL</w:t>
      </w:r>
      <w:r>
        <w:rPr>
          <w:rStyle w:val="NormalTok"/>
        </w:rPr>
        <w:t>,</w:t>
      </w:r>
      <w:r>
        <w:br/>
      </w:r>
      <w:r>
        <w:rPr>
          <w:rStyle w:val="NormalTok"/>
        </w:rPr>
        <w:t xml:space="preserve">    [EventCount] BIGINT </w:t>
      </w:r>
      <w:r>
        <w:rPr>
          <w:rStyle w:val="KeywordTok"/>
        </w:rPr>
        <w:t>null</w:t>
      </w:r>
      <w:r>
        <w:br/>
      </w:r>
      <w:r>
        <w:rPr>
          <w:rStyle w:val="NormalTok"/>
        </w:rPr>
        <w:t>);</w:t>
      </w:r>
      <w:r>
        <w:br/>
      </w:r>
      <w:r>
        <w:br/>
      </w:r>
      <w:r>
        <w:rPr>
          <w:rStyle w:val="NormalTok"/>
        </w:rPr>
        <w:t>GO</w:t>
      </w:r>
      <w:r>
        <w:br/>
      </w:r>
      <w:r>
        <w:rPr>
          <w:rStyle w:val="KeywordTok"/>
        </w:rPr>
        <w:t>CREATE</w:t>
      </w:r>
      <w:r>
        <w:rPr>
          <w:rStyle w:val="NormalTok"/>
        </w:rPr>
        <w:t xml:space="preserve"> CLUSTERED </w:t>
      </w:r>
      <w:r>
        <w:rPr>
          <w:rStyle w:val="KeywordTok"/>
        </w:rPr>
        <w:t>INDEX</w:t>
      </w:r>
      <w:r>
        <w:rPr>
          <w:rStyle w:val="NormalTok"/>
        </w:rPr>
        <w:t xml:space="preserve"> [AvgReadings]</w:t>
      </w:r>
      <w:r>
        <w:br/>
      </w:r>
      <w:r>
        <w:rPr>
          <w:rStyle w:val="NormalTok"/>
        </w:rPr>
        <w:t xml:space="preserve">    </w:t>
      </w:r>
      <w:r>
        <w:rPr>
          <w:rStyle w:val="KeywordTok"/>
        </w:rPr>
        <w:t>ON</w:t>
      </w:r>
      <w:r>
        <w:rPr>
          <w:rStyle w:val="NormalTok"/>
        </w:rPr>
        <w:t xml:space="preserve"> [dbo].[AvgReadings]([RoomNumber] </w:t>
      </w:r>
      <w:r>
        <w:rPr>
          <w:rStyle w:val="KeywordTok"/>
        </w:rPr>
        <w:t>ASC</w:t>
      </w:r>
      <w:r>
        <w:rPr>
          <w:rStyle w:val="NormalTok"/>
        </w:rPr>
        <w:t>);</w:t>
      </w:r>
    </w:p>
    <w:p w14:paraId="121FDCB7" w14:textId="77777777" w:rsidR="00ED27B9" w:rsidRDefault="0035399A">
      <w:pPr>
        <w:rPr>
          <w:ins w:id="124" w:author="Cindy Gross" w:date="2015-04-23T16:44:00Z"/>
        </w:rPr>
      </w:pPr>
      <w:r>
        <w:t xml:space="preserve">Once completed with this section you will have: </w:t>
      </w:r>
    </w:p>
    <w:p w14:paraId="51AEE919" w14:textId="63EBECFA" w:rsidR="00ED27B9" w:rsidRDefault="0035399A">
      <w:pPr>
        <w:pStyle w:val="ListParagraph"/>
        <w:numPr>
          <w:ilvl w:val="0"/>
          <w:numId w:val="26"/>
        </w:numPr>
        <w:rPr>
          <w:ins w:id="125" w:author="Cindy Gross" w:date="2015-04-23T16:44:00Z"/>
        </w:rPr>
        <w:pPrChange w:id="126" w:author="Cindy Gross" w:date="2015-04-23T16:44:00Z">
          <w:pPr/>
        </w:pPrChange>
      </w:pPr>
      <w:del w:id="127" w:author="Cindy Gross" w:date="2015-04-23T16:44:00Z">
        <w:r w:rsidDel="00ED27B9">
          <w:delText xml:space="preserve">- </w:delText>
        </w:r>
      </w:del>
      <w:r>
        <w:t xml:space="preserve">Created a new Azure database </w:t>
      </w:r>
      <w:del w:id="128" w:author="Cindy Gross" w:date="2015-04-23T16:44:00Z">
        <w:r w:rsidDel="00ED27B9">
          <w:delText xml:space="preserve">with </w:delText>
        </w:r>
      </w:del>
      <w:ins w:id="129" w:author="Cindy Gross" w:date="2015-04-23T16:44:00Z">
        <w:r w:rsidR="00ED27B9">
          <w:t xml:space="preserve">on </w:t>
        </w:r>
      </w:ins>
      <w:r>
        <w:t xml:space="preserve">a new SQL instance. </w:t>
      </w:r>
    </w:p>
    <w:p w14:paraId="26B93561" w14:textId="2553DE38" w:rsidR="008B643C" w:rsidRDefault="0035399A">
      <w:pPr>
        <w:pStyle w:val="ListParagraph"/>
        <w:numPr>
          <w:ilvl w:val="0"/>
          <w:numId w:val="26"/>
        </w:numPr>
        <w:rPr>
          <w:ins w:id="130" w:author="Cindy Gross" w:date="2015-04-23T16:44:00Z"/>
        </w:rPr>
        <w:pPrChange w:id="131" w:author="Cindy Gross" w:date="2015-04-23T16:44:00Z">
          <w:pPr/>
        </w:pPrChange>
      </w:pPr>
      <w:del w:id="132" w:author="Cindy Gross" w:date="2015-04-23T16:44:00Z">
        <w:r w:rsidDel="00ED27B9">
          <w:delText xml:space="preserve">- </w:delText>
        </w:r>
      </w:del>
      <w:r>
        <w:t>Set a new firewall rule to enable access with Management Studio.</w:t>
      </w:r>
    </w:p>
    <w:p w14:paraId="6CEF22FC" w14:textId="6ADCDF53" w:rsidR="00ED27B9" w:rsidRDefault="00ED27B9">
      <w:pPr>
        <w:pStyle w:val="ListParagraph"/>
        <w:numPr>
          <w:ilvl w:val="0"/>
          <w:numId w:val="26"/>
        </w:numPr>
        <w:pPrChange w:id="133" w:author="Cindy Gross" w:date="2015-04-23T16:44:00Z">
          <w:pPr/>
        </w:pPrChange>
      </w:pPr>
      <w:ins w:id="134" w:author="Cindy Gross" w:date="2015-04-23T16:44:00Z">
        <w:r>
          <w:t>Created two</w:t>
        </w:r>
      </w:ins>
      <w:ins w:id="135" w:author="Cindy Gross" w:date="2015-04-23T16:45:00Z">
        <w:r>
          <w:t xml:space="preserve"> indexed</w:t>
        </w:r>
      </w:ins>
      <w:ins w:id="136" w:author="Cindy Gross" w:date="2015-04-23T16:44:00Z">
        <w:r>
          <w:t xml:space="preserve"> tables to be used later in the labs.</w:t>
        </w:r>
      </w:ins>
    </w:p>
    <w:p w14:paraId="2A419A57" w14:textId="77777777" w:rsidR="008B643C" w:rsidRDefault="0035399A">
      <w:pPr>
        <w:pStyle w:val="Heading1"/>
      </w:pPr>
      <w:bookmarkStart w:id="137" w:name="event-hub"/>
      <w:r>
        <w:lastRenderedPageBreak/>
        <w:t>5. Event Hub</w:t>
      </w:r>
    </w:p>
    <w:bookmarkEnd w:id="137"/>
    <w:p w14:paraId="31CAB5C0" w14:textId="77777777" w:rsidR="008B643C" w:rsidRDefault="0035399A">
      <w:r>
        <w:t>The following lab will demonstrate how to create an Event Hub in Azure and will introduce the Microsoft Azure Management Portal. Many of the labs will connect to Event Hubs as a data source.</w:t>
      </w:r>
    </w:p>
    <w:p w14:paraId="48AB5ECA" w14:textId="77777777" w:rsidR="008B643C" w:rsidRDefault="0035399A">
      <w:r>
        <w:t>Microsoft Azure Service Bus provides a hosted, secure, and widely available infrastructure for widespread communication, large-scale event distribution, naming, and service publishing. Service Bus provides connectivity options including REST endpoints.</w:t>
      </w:r>
    </w:p>
    <w:p w14:paraId="716055A1" w14:textId="77777777" w:rsidR="008B643C" w:rsidRDefault="0035399A">
      <w:r>
        <w:t>Service Bus provides both relayed and brokered messages. The relay service supports direct one-way messaging, request/response messaging, and peer-to-peer messaging. Brokered messaging provides durable, asynchronous messaging components such as Queues, Topics, and Subscriptions.</w:t>
      </w:r>
    </w:p>
    <w:p w14:paraId="17C1F10F" w14:textId="77777777" w:rsidR="008B643C" w:rsidRDefault="0035399A">
      <w:r>
        <w:t>The Event Hub provides a scale out way to build a high performance and high volume messaging backbone in Azure and is suitable for all types of lines of business that need scale when ingesting data into the Cloud.</w:t>
      </w:r>
    </w:p>
    <w:p w14:paraId="064991C3" w14:textId="77777777" w:rsidR="008B643C" w:rsidRDefault="0035399A">
      <w:pPr>
        <w:pStyle w:val="Heading2"/>
      </w:pPr>
      <w:bookmarkStart w:id="138" w:name="create-event-hub"/>
      <w:r>
        <w:t>5.1 Create Event Hub</w:t>
      </w:r>
    </w:p>
    <w:bookmarkEnd w:id="138"/>
    <w:p w14:paraId="4F6999FD" w14:textId="77777777" w:rsidR="008B643C" w:rsidRDefault="0035399A">
      <w:pPr>
        <w:numPr>
          <w:ilvl w:val="0"/>
          <w:numId w:val="18"/>
        </w:numPr>
      </w:pPr>
      <w:r>
        <w:t xml:space="preserve">Navigate to the Microsoft Azure management interface </w:t>
      </w:r>
      <w:hyperlink r:id="rId59">
        <w:r>
          <w:rPr>
            <w:rStyle w:val="Link"/>
          </w:rPr>
          <w:t>https://manage.windowsazure.com</w:t>
        </w:r>
      </w:hyperlink>
      <w:r>
        <w:t xml:space="preserve"> (NOTE: Event Hubs are only configurable in this interface at this time).</w:t>
      </w:r>
    </w:p>
    <w:p w14:paraId="214568F0" w14:textId="77777777" w:rsidR="008B643C" w:rsidRDefault="0035399A">
      <w:pPr>
        <w:numPr>
          <w:ilvl w:val="0"/>
          <w:numId w:val="18"/>
        </w:numPr>
      </w:pPr>
      <w:r>
        <w:t>Ensure you are on the correct subscription by locating the following button in the upper right hand corner of the screen.</w:t>
      </w:r>
    </w:p>
    <w:p w14:paraId="7ED7737C" w14:textId="77777777" w:rsidR="008B643C" w:rsidRDefault="0035399A">
      <w:pPr>
        <w:numPr>
          <w:ilvl w:val="0"/>
          <w:numId w:val="1"/>
        </w:numPr>
      </w:pPr>
      <w:r>
        <w:rPr>
          <w:noProof/>
        </w:rPr>
        <w:drawing>
          <wp:inline distT="0" distB="0" distL="0" distR="0" wp14:anchorId="080CC218" wp14:editId="6C7ECF2F">
            <wp:extent cx="1054100" cy="279400"/>
            <wp:effectExtent l="0" t="0" r="0" b="0"/>
            <wp:docPr id="37" name="Picture" descr="createHDInsightClusterImg1.png"/>
            <wp:cNvGraphicFramePr/>
            <a:graphic xmlns:a="http://schemas.openxmlformats.org/drawingml/2006/main">
              <a:graphicData uri="http://schemas.openxmlformats.org/drawingml/2006/picture">
                <pic:pic xmlns:pic="http://schemas.openxmlformats.org/drawingml/2006/picture">
                  <pic:nvPicPr>
                    <pic:cNvPr id="0" name="Picture" descr="images/CreateHDInsightCluster/createHDInsightClusterImg1.png"/>
                    <pic:cNvPicPr>
                      <a:picLocks noChangeAspect="1" noChangeArrowheads="1"/>
                    </pic:cNvPicPr>
                  </pic:nvPicPr>
                  <pic:blipFill>
                    <a:blip r:embed="rId60"/>
                    <a:stretch>
                      <a:fillRect/>
                    </a:stretch>
                  </pic:blipFill>
                  <pic:spPr bwMode="auto">
                    <a:xfrm>
                      <a:off x="0" y="0"/>
                      <a:ext cx="1054100" cy="279400"/>
                    </a:xfrm>
                    <a:prstGeom prst="rect">
                      <a:avLst/>
                    </a:prstGeom>
                    <a:noFill/>
                    <a:ln w="9525">
                      <a:noFill/>
                      <a:headEnd/>
                      <a:tailEnd/>
                    </a:ln>
                  </pic:spPr>
                </pic:pic>
              </a:graphicData>
            </a:graphic>
          </wp:inline>
        </w:drawing>
      </w:r>
    </w:p>
    <w:p w14:paraId="2A765402" w14:textId="77777777" w:rsidR="008B643C" w:rsidRDefault="008B643C">
      <w:pPr>
        <w:pStyle w:val="ImageCaption"/>
        <w:numPr>
          <w:ilvl w:val="0"/>
          <w:numId w:val="1"/>
        </w:numPr>
      </w:pPr>
    </w:p>
    <w:p w14:paraId="1881A33A" w14:textId="77777777" w:rsidR="008B643C" w:rsidRDefault="0035399A">
      <w:pPr>
        <w:numPr>
          <w:ilvl w:val="0"/>
          <w:numId w:val="18"/>
        </w:numPr>
      </w:pPr>
      <w:r>
        <w:t xml:space="preserve">Click on the </w:t>
      </w:r>
      <w:r>
        <w:rPr>
          <w:b/>
        </w:rPr>
        <w:t>Service Bus</w:t>
      </w:r>
      <w:r>
        <w:t xml:space="preserve"> link on the left hand menu.</w:t>
      </w:r>
    </w:p>
    <w:p w14:paraId="405F9B06" w14:textId="77777777" w:rsidR="008B643C" w:rsidRDefault="0035399A">
      <w:pPr>
        <w:numPr>
          <w:ilvl w:val="0"/>
          <w:numId w:val="1"/>
        </w:numPr>
      </w:pPr>
      <w:r>
        <w:rPr>
          <w:noProof/>
        </w:rPr>
        <w:drawing>
          <wp:inline distT="0" distB="0" distL="0" distR="0" wp14:anchorId="57DF2E51" wp14:editId="2800B72A">
            <wp:extent cx="1320800" cy="431800"/>
            <wp:effectExtent l="0" t="0" r="0" b="0"/>
            <wp:docPr id="38" name="Picture" descr="createEventHubImg1.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png"/>
                    <pic:cNvPicPr>
                      <a:picLocks noChangeAspect="1" noChangeArrowheads="1"/>
                    </pic:cNvPicPr>
                  </pic:nvPicPr>
                  <pic:blipFill>
                    <a:blip r:embed="rId61"/>
                    <a:stretch>
                      <a:fillRect/>
                    </a:stretch>
                  </pic:blipFill>
                  <pic:spPr bwMode="auto">
                    <a:xfrm>
                      <a:off x="0" y="0"/>
                      <a:ext cx="1320800" cy="431800"/>
                    </a:xfrm>
                    <a:prstGeom prst="rect">
                      <a:avLst/>
                    </a:prstGeom>
                    <a:noFill/>
                    <a:ln w="9525">
                      <a:noFill/>
                      <a:headEnd/>
                      <a:tailEnd/>
                    </a:ln>
                  </pic:spPr>
                </pic:pic>
              </a:graphicData>
            </a:graphic>
          </wp:inline>
        </w:drawing>
      </w:r>
    </w:p>
    <w:p w14:paraId="2ECAFC70" w14:textId="77777777" w:rsidR="008B643C" w:rsidRDefault="008B643C">
      <w:pPr>
        <w:pStyle w:val="ImageCaption"/>
        <w:numPr>
          <w:ilvl w:val="0"/>
          <w:numId w:val="1"/>
        </w:numPr>
      </w:pPr>
    </w:p>
    <w:p w14:paraId="3C432490" w14:textId="77777777" w:rsidR="008B643C" w:rsidRDefault="0035399A">
      <w:pPr>
        <w:numPr>
          <w:ilvl w:val="0"/>
          <w:numId w:val="18"/>
        </w:numPr>
      </w:pPr>
      <w:r>
        <w:t xml:space="preserve">Click </w:t>
      </w:r>
      <w:r>
        <w:rPr>
          <w:b/>
        </w:rPr>
        <w:t>+NEW</w:t>
      </w:r>
      <w:r>
        <w:t xml:space="preserve"> in the bottom left hand corner of the screen.</w:t>
      </w:r>
    </w:p>
    <w:p w14:paraId="76DE73EA" w14:textId="77777777" w:rsidR="008B643C" w:rsidRDefault="0035399A">
      <w:pPr>
        <w:numPr>
          <w:ilvl w:val="0"/>
          <w:numId w:val="1"/>
        </w:numPr>
      </w:pPr>
      <w:r>
        <w:rPr>
          <w:noProof/>
        </w:rPr>
        <w:drawing>
          <wp:inline distT="0" distB="0" distL="0" distR="0" wp14:anchorId="3E7F82A7" wp14:editId="3CC40394">
            <wp:extent cx="939800" cy="419100"/>
            <wp:effectExtent l="0" t="0" r="0" b="0"/>
            <wp:docPr id="39" name="Picture" descr="createHDInsightClusterImg3.png"/>
            <wp:cNvGraphicFramePr/>
            <a:graphic xmlns:a="http://schemas.openxmlformats.org/drawingml/2006/main">
              <a:graphicData uri="http://schemas.openxmlformats.org/drawingml/2006/picture">
                <pic:pic xmlns:pic="http://schemas.openxmlformats.org/drawingml/2006/picture">
                  <pic:nvPicPr>
                    <pic:cNvPr id="0" name="Picture" descr="images/CreateHDInsightCluster/createHDInsightClusterImg3.png"/>
                    <pic:cNvPicPr>
                      <a:picLocks noChangeAspect="1" noChangeArrowheads="1"/>
                    </pic:cNvPicPr>
                  </pic:nvPicPr>
                  <pic:blipFill>
                    <a:blip r:embed="rId62"/>
                    <a:stretch>
                      <a:fillRect/>
                    </a:stretch>
                  </pic:blipFill>
                  <pic:spPr bwMode="auto">
                    <a:xfrm>
                      <a:off x="0" y="0"/>
                      <a:ext cx="939800" cy="419100"/>
                    </a:xfrm>
                    <a:prstGeom prst="rect">
                      <a:avLst/>
                    </a:prstGeom>
                    <a:noFill/>
                    <a:ln w="9525">
                      <a:noFill/>
                      <a:headEnd/>
                      <a:tailEnd/>
                    </a:ln>
                  </pic:spPr>
                </pic:pic>
              </a:graphicData>
            </a:graphic>
          </wp:inline>
        </w:drawing>
      </w:r>
    </w:p>
    <w:p w14:paraId="4F11BC69" w14:textId="77777777" w:rsidR="008B643C" w:rsidRDefault="008B643C">
      <w:pPr>
        <w:pStyle w:val="ImageCaption"/>
        <w:numPr>
          <w:ilvl w:val="0"/>
          <w:numId w:val="1"/>
        </w:numPr>
      </w:pPr>
    </w:p>
    <w:p w14:paraId="7675F144" w14:textId="77777777" w:rsidR="008B643C" w:rsidRDefault="0035399A">
      <w:pPr>
        <w:numPr>
          <w:ilvl w:val="0"/>
          <w:numId w:val="18"/>
        </w:numPr>
      </w:pPr>
      <w:r>
        <w:t>From the new menu select App Services -&gt; Service Bus -&gt; Event Hub.</w:t>
      </w:r>
    </w:p>
    <w:p w14:paraId="25B5B7D7" w14:textId="77777777" w:rsidR="008B643C" w:rsidRDefault="0035399A">
      <w:pPr>
        <w:numPr>
          <w:ilvl w:val="0"/>
          <w:numId w:val="1"/>
        </w:numPr>
      </w:pPr>
      <w:r>
        <w:rPr>
          <w:noProof/>
        </w:rPr>
        <w:lastRenderedPageBreak/>
        <w:drawing>
          <wp:inline distT="0" distB="0" distL="0" distR="0" wp14:anchorId="46CA2679" wp14:editId="5432C466">
            <wp:extent cx="10198100" cy="4089400"/>
            <wp:effectExtent l="0" t="0" r="0" b="0"/>
            <wp:docPr id="40" name="Picture" descr="createEventHubImg2.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2.png"/>
                    <pic:cNvPicPr>
                      <a:picLocks noChangeAspect="1" noChangeArrowheads="1"/>
                    </pic:cNvPicPr>
                  </pic:nvPicPr>
                  <pic:blipFill>
                    <a:blip r:embed="rId63"/>
                    <a:stretch>
                      <a:fillRect/>
                    </a:stretch>
                  </pic:blipFill>
                  <pic:spPr bwMode="auto">
                    <a:xfrm>
                      <a:off x="0" y="0"/>
                      <a:ext cx="10198100" cy="4089400"/>
                    </a:xfrm>
                    <a:prstGeom prst="rect">
                      <a:avLst/>
                    </a:prstGeom>
                    <a:noFill/>
                    <a:ln w="9525">
                      <a:noFill/>
                      <a:headEnd/>
                      <a:tailEnd/>
                    </a:ln>
                  </pic:spPr>
                </pic:pic>
              </a:graphicData>
            </a:graphic>
          </wp:inline>
        </w:drawing>
      </w:r>
    </w:p>
    <w:p w14:paraId="475A6994" w14:textId="77777777" w:rsidR="008B643C" w:rsidRDefault="008B643C">
      <w:pPr>
        <w:pStyle w:val="ImageCaption"/>
        <w:numPr>
          <w:ilvl w:val="0"/>
          <w:numId w:val="1"/>
        </w:numPr>
      </w:pPr>
    </w:p>
    <w:p w14:paraId="72912EA0" w14:textId="77777777" w:rsidR="008B643C" w:rsidRDefault="0035399A">
      <w:pPr>
        <w:numPr>
          <w:ilvl w:val="0"/>
          <w:numId w:val="1"/>
        </w:numPr>
      </w:pPr>
      <w:r>
        <w:rPr>
          <w:noProof/>
        </w:rPr>
        <w:drawing>
          <wp:inline distT="0" distB="0" distL="0" distR="0" wp14:anchorId="3AA57218" wp14:editId="7816D1EA">
            <wp:extent cx="901700" cy="342900"/>
            <wp:effectExtent l="0" t="0" r="0" b="0"/>
            <wp:docPr id="41" name="Picture" descr="createEventHubImg3.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3.png"/>
                    <pic:cNvPicPr>
                      <a:picLocks noChangeAspect="1" noChangeArrowheads="1"/>
                    </pic:cNvPicPr>
                  </pic:nvPicPr>
                  <pic:blipFill>
                    <a:blip r:embed="rId64"/>
                    <a:stretch>
                      <a:fillRect/>
                    </a:stretch>
                  </pic:blipFill>
                  <pic:spPr bwMode="auto">
                    <a:xfrm>
                      <a:off x="0" y="0"/>
                      <a:ext cx="901700" cy="342900"/>
                    </a:xfrm>
                    <a:prstGeom prst="rect">
                      <a:avLst/>
                    </a:prstGeom>
                    <a:noFill/>
                    <a:ln w="9525">
                      <a:noFill/>
                      <a:headEnd/>
                      <a:tailEnd/>
                    </a:ln>
                  </pic:spPr>
                </pic:pic>
              </a:graphicData>
            </a:graphic>
          </wp:inline>
        </w:drawing>
      </w:r>
    </w:p>
    <w:p w14:paraId="46B6A47D" w14:textId="77777777" w:rsidR="008B643C" w:rsidRDefault="008B643C">
      <w:pPr>
        <w:pStyle w:val="ImageCaption"/>
        <w:numPr>
          <w:ilvl w:val="0"/>
          <w:numId w:val="1"/>
        </w:numPr>
      </w:pPr>
    </w:p>
    <w:p w14:paraId="67D12CB2" w14:textId="77777777" w:rsidR="008B643C" w:rsidRDefault="0035399A">
      <w:pPr>
        <w:numPr>
          <w:ilvl w:val="0"/>
          <w:numId w:val="18"/>
        </w:numPr>
      </w:pPr>
      <w:r>
        <w:t xml:space="preserve">Click </w:t>
      </w:r>
      <w:r>
        <w:rPr>
          <w:b/>
        </w:rPr>
        <w:t>Custom Create</w:t>
      </w:r>
      <w:r>
        <w:t xml:space="preserve"> on the right of the screen.</w:t>
      </w:r>
    </w:p>
    <w:p w14:paraId="5EAC87F9" w14:textId="77777777" w:rsidR="008B643C" w:rsidRDefault="0035399A">
      <w:pPr>
        <w:numPr>
          <w:ilvl w:val="0"/>
          <w:numId w:val="1"/>
        </w:numPr>
      </w:pPr>
      <w:r>
        <w:rPr>
          <w:noProof/>
        </w:rPr>
        <w:drawing>
          <wp:inline distT="0" distB="0" distL="0" distR="0" wp14:anchorId="1E7FFDFD" wp14:editId="2F3F8FAE">
            <wp:extent cx="1447800" cy="431800"/>
            <wp:effectExtent l="0" t="0" r="0" b="0"/>
            <wp:docPr id="42" name="Picture" descr="createEventHubImg4.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4.png"/>
                    <pic:cNvPicPr>
                      <a:picLocks noChangeAspect="1" noChangeArrowheads="1"/>
                    </pic:cNvPicPr>
                  </pic:nvPicPr>
                  <pic:blipFill>
                    <a:blip r:embed="rId65"/>
                    <a:stretch>
                      <a:fillRect/>
                    </a:stretch>
                  </pic:blipFill>
                  <pic:spPr bwMode="auto">
                    <a:xfrm>
                      <a:off x="0" y="0"/>
                      <a:ext cx="1447800" cy="431800"/>
                    </a:xfrm>
                    <a:prstGeom prst="rect">
                      <a:avLst/>
                    </a:prstGeom>
                    <a:noFill/>
                    <a:ln w="9525">
                      <a:noFill/>
                      <a:headEnd/>
                      <a:tailEnd/>
                    </a:ln>
                  </pic:spPr>
                </pic:pic>
              </a:graphicData>
            </a:graphic>
          </wp:inline>
        </w:drawing>
      </w:r>
    </w:p>
    <w:p w14:paraId="1BE93719" w14:textId="77777777" w:rsidR="008B643C" w:rsidRDefault="008B643C">
      <w:pPr>
        <w:pStyle w:val="ImageCaption"/>
        <w:numPr>
          <w:ilvl w:val="0"/>
          <w:numId w:val="1"/>
        </w:numPr>
      </w:pPr>
    </w:p>
    <w:p w14:paraId="5CF3732D" w14:textId="77777777" w:rsidR="008B643C" w:rsidRDefault="0035399A">
      <w:pPr>
        <w:numPr>
          <w:ilvl w:val="0"/>
          <w:numId w:val="18"/>
        </w:numPr>
      </w:pPr>
      <w:r>
        <w:t>The first page of the Event Hub wizard will appear.</w:t>
      </w:r>
    </w:p>
    <w:p w14:paraId="02966EED" w14:textId="77777777" w:rsidR="008B643C" w:rsidRDefault="0035399A">
      <w:pPr>
        <w:numPr>
          <w:ilvl w:val="0"/>
          <w:numId w:val="1"/>
        </w:numPr>
      </w:pPr>
      <w:r>
        <w:rPr>
          <w:noProof/>
        </w:rPr>
        <w:lastRenderedPageBreak/>
        <w:drawing>
          <wp:inline distT="0" distB="0" distL="0" distR="0" wp14:anchorId="3477C59A" wp14:editId="71E4720B">
            <wp:extent cx="6108700" cy="5029200"/>
            <wp:effectExtent l="0" t="0" r="0" b="0"/>
            <wp:docPr id="43" name="Picture" descr="createEventHubImg5.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5.png"/>
                    <pic:cNvPicPr>
                      <a:picLocks noChangeAspect="1" noChangeArrowheads="1"/>
                    </pic:cNvPicPr>
                  </pic:nvPicPr>
                  <pic:blipFill>
                    <a:blip r:embed="rId66"/>
                    <a:stretch>
                      <a:fillRect/>
                    </a:stretch>
                  </pic:blipFill>
                  <pic:spPr bwMode="auto">
                    <a:xfrm>
                      <a:off x="0" y="0"/>
                      <a:ext cx="6108700" cy="5029200"/>
                    </a:xfrm>
                    <a:prstGeom prst="rect">
                      <a:avLst/>
                    </a:prstGeom>
                    <a:noFill/>
                    <a:ln w="9525">
                      <a:noFill/>
                      <a:headEnd/>
                      <a:tailEnd/>
                    </a:ln>
                  </pic:spPr>
                </pic:pic>
              </a:graphicData>
            </a:graphic>
          </wp:inline>
        </w:drawing>
      </w:r>
    </w:p>
    <w:p w14:paraId="602A2AF3" w14:textId="77777777" w:rsidR="008B643C" w:rsidRDefault="008B643C">
      <w:pPr>
        <w:pStyle w:val="ImageCaption"/>
        <w:numPr>
          <w:ilvl w:val="0"/>
          <w:numId w:val="1"/>
        </w:numPr>
      </w:pPr>
    </w:p>
    <w:p w14:paraId="4CBE969A" w14:textId="77777777" w:rsidR="008B643C" w:rsidRDefault="0035399A">
      <w:pPr>
        <w:numPr>
          <w:ilvl w:val="0"/>
          <w:numId w:val="18"/>
        </w:numPr>
      </w:pPr>
      <w:r>
        <w:t>Enter a name for the Event Hub and also a Service Bus namespace (this must be unique). Click the next (-&gt;) arrow on the bottom right of the wizard.</w:t>
      </w:r>
    </w:p>
    <w:p w14:paraId="46A4791F" w14:textId="77777777" w:rsidR="008B643C" w:rsidRDefault="0035399A">
      <w:pPr>
        <w:numPr>
          <w:ilvl w:val="0"/>
          <w:numId w:val="1"/>
        </w:numPr>
      </w:pPr>
      <w:r>
        <w:rPr>
          <w:noProof/>
        </w:rPr>
        <w:lastRenderedPageBreak/>
        <w:drawing>
          <wp:inline distT="0" distB="0" distL="0" distR="0" wp14:anchorId="63F80CAD" wp14:editId="3E0B2C47">
            <wp:extent cx="3111500" cy="3670300"/>
            <wp:effectExtent l="0" t="0" r="0" b="0"/>
            <wp:docPr id="44" name="Picture" descr="createEventHubImg6.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6.png"/>
                    <pic:cNvPicPr>
                      <a:picLocks noChangeAspect="1" noChangeArrowheads="1"/>
                    </pic:cNvPicPr>
                  </pic:nvPicPr>
                  <pic:blipFill>
                    <a:blip r:embed="rId67"/>
                    <a:stretch>
                      <a:fillRect/>
                    </a:stretch>
                  </pic:blipFill>
                  <pic:spPr bwMode="auto">
                    <a:xfrm>
                      <a:off x="0" y="0"/>
                      <a:ext cx="3111500" cy="3670300"/>
                    </a:xfrm>
                    <a:prstGeom prst="rect">
                      <a:avLst/>
                    </a:prstGeom>
                    <a:noFill/>
                    <a:ln w="9525">
                      <a:noFill/>
                      <a:headEnd/>
                      <a:tailEnd/>
                    </a:ln>
                  </pic:spPr>
                </pic:pic>
              </a:graphicData>
            </a:graphic>
          </wp:inline>
        </w:drawing>
      </w:r>
    </w:p>
    <w:p w14:paraId="2EC778AC" w14:textId="77777777" w:rsidR="008B643C" w:rsidRDefault="008B643C">
      <w:pPr>
        <w:pStyle w:val="ImageCaption"/>
        <w:numPr>
          <w:ilvl w:val="0"/>
          <w:numId w:val="1"/>
        </w:numPr>
      </w:pPr>
    </w:p>
    <w:p w14:paraId="356D333B" w14:textId="77777777" w:rsidR="008B643C" w:rsidRDefault="0035399A">
      <w:pPr>
        <w:pStyle w:val="Compact"/>
        <w:numPr>
          <w:ilvl w:val="0"/>
          <w:numId w:val="18"/>
        </w:numPr>
      </w:pPr>
      <w:r>
        <w:t>Configure the Event Hub.</w:t>
      </w:r>
    </w:p>
    <w:p w14:paraId="3953229E" w14:textId="77777777" w:rsidR="008B643C" w:rsidRDefault="0035399A">
      <w:pPr>
        <w:pStyle w:val="Compact"/>
        <w:numPr>
          <w:ilvl w:val="1"/>
          <w:numId w:val="19"/>
        </w:numPr>
      </w:pPr>
      <w:r>
        <w:t>Set partition count to 8. Partitions are a data organization mechanism and are more related to downstream parallelism than to Event Hub throughput. This makes the choice of number of partitions in an Event Hub directly related to the number of concurrent readers you expect to have</w:t>
      </w:r>
    </w:p>
    <w:p w14:paraId="4563EC7A" w14:textId="77777777" w:rsidR="008B643C" w:rsidRDefault="0035399A">
      <w:pPr>
        <w:pStyle w:val="Compact"/>
        <w:numPr>
          <w:ilvl w:val="1"/>
          <w:numId w:val="19"/>
        </w:numPr>
      </w:pPr>
      <w:r>
        <w:t>Set message retention to 2 days.</w:t>
      </w:r>
    </w:p>
    <w:p w14:paraId="2573DF6F" w14:textId="77777777" w:rsidR="008B643C" w:rsidRDefault="0035399A">
      <w:pPr>
        <w:numPr>
          <w:ilvl w:val="0"/>
          <w:numId w:val="1"/>
        </w:numPr>
      </w:pPr>
      <w:r>
        <w:t>Click Finish.</w:t>
      </w:r>
    </w:p>
    <w:p w14:paraId="694F7A5E" w14:textId="77777777" w:rsidR="008B643C" w:rsidRDefault="0035399A">
      <w:pPr>
        <w:numPr>
          <w:ilvl w:val="0"/>
          <w:numId w:val="1"/>
        </w:numPr>
      </w:pPr>
      <w:r>
        <w:rPr>
          <w:noProof/>
        </w:rPr>
        <w:drawing>
          <wp:inline distT="0" distB="0" distL="0" distR="0" wp14:anchorId="4DAE7B0E" wp14:editId="39B3AB11">
            <wp:extent cx="2590800" cy="2120900"/>
            <wp:effectExtent l="0" t="0" r="0" b="0"/>
            <wp:docPr id="45" name="Picture" descr="createEventHubImg7.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7.png"/>
                    <pic:cNvPicPr>
                      <a:picLocks noChangeAspect="1" noChangeArrowheads="1"/>
                    </pic:cNvPicPr>
                  </pic:nvPicPr>
                  <pic:blipFill>
                    <a:blip r:embed="rId68"/>
                    <a:stretch>
                      <a:fillRect/>
                    </a:stretch>
                  </pic:blipFill>
                  <pic:spPr bwMode="auto">
                    <a:xfrm>
                      <a:off x="0" y="0"/>
                      <a:ext cx="2590800" cy="2120900"/>
                    </a:xfrm>
                    <a:prstGeom prst="rect">
                      <a:avLst/>
                    </a:prstGeom>
                    <a:noFill/>
                    <a:ln w="9525">
                      <a:noFill/>
                      <a:headEnd/>
                      <a:tailEnd/>
                    </a:ln>
                  </pic:spPr>
                </pic:pic>
              </a:graphicData>
            </a:graphic>
          </wp:inline>
        </w:drawing>
      </w:r>
    </w:p>
    <w:p w14:paraId="29164835" w14:textId="77777777" w:rsidR="008B643C" w:rsidRDefault="008B643C">
      <w:pPr>
        <w:pStyle w:val="ImageCaption"/>
        <w:numPr>
          <w:ilvl w:val="0"/>
          <w:numId w:val="1"/>
        </w:numPr>
      </w:pPr>
    </w:p>
    <w:p w14:paraId="56DCEDD9" w14:textId="77777777" w:rsidR="008B643C" w:rsidRDefault="0035399A">
      <w:pPr>
        <w:numPr>
          <w:ilvl w:val="0"/>
          <w:numId w:val="18"/>
        </w:numPr>
      </w:pPr>
      <w:r>
        <w:lastRenderedPageBreak/>
        <w:t>Once provisioning is complete the new event hub will appear in the list of available Service Bus entries.</w:t>
      </w:r>
    </w:p>
    <w:p w14:paraId="749D7A71" w14:textId="77777777" w:rsidR="008B643C" w:rsidRDefault="0035399A">
      <w:pPr>
        <w:numPr>
          <w:ilvl w:val="0"/>
          <w:numId w:val="1"/>
        </w:numPr>
      </w:pPr>
      <w:r>
        <w:rPr>
          <w:noProof/>
        </w:rPr>
        <w:drawing>
          <wp:inline distT="0" distB="0" distL="0" distR="0" wp14:anchorId="3CB682FE" wp14:editId="40CC1F9E">
            <wp:extent cx="5859780" cy="226060"/>
            <wp:effectExtent l="0" t="0" r="0" b="0"/>
            <wp:docPr id="46" name="Picture" descr="createEventHubImg8.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8.png"/>
                    <pic:cNvPicPr>
                      <a:picLocks noChangeAspect="1" noChangeArrowheads="1"/>
                    </pic:cNvPicPr>
                  </pic:nvPicPr>
                  <pic:blipFill>
                    <a:blip r:embed="rId69"/>
                    <a:stretch>
                      <a:fillRect/>
                    </a:stretch>
                  </pic:blipFill>
                  <pic:spPr bwMode="auto">
                    <a:xfrm>
                      <a:off x="0" y="0"/>
                      <a:ext cx="5859780" cy="226060"/>
                    </a:xfrm>
                    <a:prstGeom prst="rect">
                      <a:avLst/>
                    </a:prstGeom>
                    <a:noFill/>
                    <a:ln w="9525">
                      <a:noFill/>
                      <a:headEnd/>
                      <a:tailEnd/>
                    </a:ln>
                  </pic:spPr>
                </pic:pic>
              </a:graphicData>
            </a:graphic>
          </wp:inline>
        </w:drawing>
      </w:r>
    </w:p>
    <w:p w14:paraId="586F2E5F" w14:textId="77777777" w:rsidR="008B643C" w:rsidRDefault="008B643C">
      <w:pPr>
        <w:pStyle w:val="ImageCaption"/>
        <w:numPr>
          <w:ilvl w:val="0"/>
          <w:numId w:val="1"/>
        </w:numPr>
      </w:pPr>
    </w:p>
    <w:p w14:paraId="3C52CCF3" w14:textId="77777777" w:rsidR="008B643C" w:rsidRDefault="0035399A">
      <w:pPr>
        <w:pStyle w:val="Heading2"/>
      </w:pPr>
      <w:bookmarkStart w:id="139" w:name="configure-shared-access-policies"/>
      <w:r>
        <w:t>5.2 Configure Shared Access Policies</w:t>
      </w:r>
    </w:p>
    <w:bookmarkEnd w:id="139"/>
    <w:p w14:paraId="4F8D6955" w14:textId="77777777" w:rsidR="008B643C" w:rsidRDefault="0035399A">
      <w:r>
        <w:t>The Event Hub is created, and the next section will configure the new Event Hub to send and receive data.</w:t>
      </w:r>
    </w:p>
    <w:p w14:paraId="7F0EC0A9" w14:textId="77777777" w:rsidR="008B643C" w:rsidRDefault="0035399A">
      <w:pPr>
        <w:numPr>
          <w:ilvl w:val="0"/>
          <w:numId w:val="20"/>
        </w:numPr>
      </w:pPr>
      <w:r>
        <w:t>Select the new Service Bus entry, this will display the following page.</w:t>
      </w:r>
    </w:p>
    <w:p w14:paraId="74020AFA" w14:textId="77777777" w:rsidR="008B643C" w:rsidRDefault="0035399A">
      <w:pPr>
        <w:numPr>
          <w:ilvl w:val="0"/>
          <w:numId w:val="1"/>
        </w:numPr>
      </w:pPr>
      <w:r>
        <w:rPr>
          <w:noProof/>
        </w:rPr>
        <w:drawing>
          <wp:inline distT="0" distB="0" distL="0" distR="0" wp14:anchorId="71E5C5F7" wp14:editId="16E87F35">
            <wp:extent cx="5975350" cy="3383280"/>
            <wp:effectExtent l="0" t="0" r="0" b="0"/>
            <wp:docPr id="47" name="Picture" descr="createEventHubImg9.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9.png"/>
                    <pic:cNvPicPr>
                      <a:picLocks noChangeAspect="1" noChangeArrowheads="1"/>
                    </pic:cNvPicPr>
                  </pic:nvPicPr>
                  <pic:blipFill>
                    <a:blip r:embed="rId70"/>
                    <a:stretch>
                      <a:fillRect/>
                    </a:stretch>
                  </pic:blipFill>
                  <pic:spPr bwMode="auto">
                    <a:xfrm>
                      <a:off x="0" y="0"/>
                      <a:ext cx="5975350" cy="3383280"/>
                    </a:xfrm>
                    <a:prstGeom prst="rect">
                      <a:avLst/>
                    </a:prstGeom>
                    <a:noFill/>
                    <a:ln w="9525">
                      <a:noFill/>
                      <a:headEnd/>
                      <a:tailEnd/>
                    </a:ln>
                  </pic:spPr>
                </pic:pic>
              </a:graphicData>
            </a:graphic>
          </wp:inline>
        </w:drawing>
      </w:r>
    </w:p>
    <w:p w14:paraId="0D6C1521" w14:textId="77777777" w:rsidR="008B643C" w:rsidRDefault="008B643C">
      <w:pPr>
        <w:pStyle w:val="ImageCaption"/>
        <w:numPr>
          <w:ilvl w:val="0"/>
          <w:numId w:val="1"/>
        </w:numPr>
      </w:pPr>
    </w:p>
    <w:p w14:paraId="067353A8" w14:textId="77777777" w:rsidR="008B643C" w:rsidRDefault="0035399A">
      <w:pPr>
        <w:numPr>
          <w:ilvl w:val="0"/>
          <w:numId w:val="20"/>
        </w:numPr>
      </w:pPr>
      <w:r>
        <w:t>Select the Event Hubs tab from the top menu.</w:t>
      </w:r>
    </w:p>
    <w:p w14:paraId="115CFE25" w14:textId="77777777" w:rsidR="008B643C" w:rsidRDefault="0035399A">
      <w:pPr>
        <w:numPr>
          <w:ilvl w:val="0"/>
          <w:numId w:val="1"/>
        </w:numPr>
      </w:pPr>
      <w:r>
        <w:rPr>
          <w:noProof/>
        </w:rPr>
        <w:lastRenderedPageBreak/>
        <w:drawing>
          <wp:inline distT="0" distB="0" distL="0" distR="0" wp14:anchorId="7064CC13" wp14:editId="65F5DB1A">
            <wp:extent cx="6040120" cy="3764280"/>
            <wp:effectExtent l="0" t="0" r="0" b="0"/>
            <wp:docPr id="48" name="Picture" descr="createEventHubImg10.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0.png"/>
                    <pic:cNvPicPr>
                      <a:picLocks noChangeAspect="1" noChangeArrowheads="1"/>
                    </pic:cNvPicPr>
                  </pic:nvPicPr>
                  <pic:blipFill>
                    <a:blip r:embed="rId71"/>
                    <a:stretch>
                      <a:fillRect/>
                    </a:stretch>
                  </pic:blipFill>
                  <pic:spPr bwMode="auto">
                    <a:xfrm>
                      <a:off x="0" y="0"/>
                      <a:ext cx="6040120" cy="3764280"/>
                    </a:xfrm>
                    <a:prstGeom prst="rect">
                      <a:avLst/>
                    </a:prstGeom>
                    <a:noFill/>
                    <a:ln w="9525">
                      <a:noFill/>
                      <a:headEnd/>
                      <a:tailEnd/>
                    </a:ln>
                  </pic:spPr>
                </pic:pic>
              </a:graphicData>
            </a:graphic>
          </wp:inline>
        </w:drawing>
      </w:r>
    </w:p>
    <w:p w14:paraId="378E8811" w14:textId="77777777" w:rsidR="008B643C" w:rsidRDefault="008B643C">
      <w:pPr>
        <w:pStyle w:val="ImageCaption"/>
        <w:numPr>
          <w:ilvl w:val="0"/>
          <w:numId w:val="1"/>
        </w:numPr>
      </w:pPr>
    </w:p>
    <w:p w14:paraId="7206B79C" w14:textId="77777777" w:rsidR="008B643C" w:rsidRDefault="0035399A">
      <w:pPr>
        <w:numPr>
          <w:ilvl w:val="0"/>
          <w:numId w:val="1"/>
        </w:numPr>
      </w:pPr>
      <w:r>
        <w:rPr>
          <w:noProof/>
        </w:rPr>
        <w:drawing>
          <wp:inline distT="0" distB="0" distL="0" distR="0" wp14:anchorId="23E36B5C" wp14:editId="669A6603">
            <wp:extent cx="5989320" cy="3811270"/>
            <wp:effectExtent l="0" t="0" r="0" b="0"/>
            <wp:docPr id="49" name="Picture" descr="createEventHubImg11.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1.png"/>
                    <pic:cNvPicPr>
                      <a:picLocks noChangeAspect="1" noChangeArrowheads="1"/>
                    </pic:cNvPicPr>
                  </pic:nvPicPr>
                  <pic:blipFill>
                    <a:blip r:embed="rId72"/>
                    <a:stretch>
                      <a:fillRect/>
                    </a:stretch>
                  </pic:blipFill>
                  <pic:spPr bwMode="auto">
                    <a:xfrm>
                      <a:off x="0" y="0"/>
                      <a:ext cx="5989320" cy="3811270"/>
                    </a:xfrm>
                    <a:prstGeom prst="rect">
                      <a:avLst/>
                    </a:prstGeom>
                    <a:noFill/>
                    <a:ln w="9525">
                      <a:noFill/>
                      <a:headEnd/>
                      <a:tailEnd/>
                    </a:ln>
                  </pic:spPr>
                </pic:pic>
              </a:graphicData>
            </a:graphic>
          </wp:inline>
        </w:drawing>
      </w:r>
    </w:p>
    <w:p w14:paraId="06BEC7CC" w14:textId="77777777" w:rsidR="008B643C" w:rsidRDefault="008B643C">
      <w:pPr>
        <w:pStyle w:val="ImageCaption"/>
        <w:numPr>
          <w:ilvl w:val="0"/>
          <w:numId w:val="1"/>
        </w:numPr>
      </w:pPr>
    </w:p>
    <w:p w14:paraId="600394C8" w14:textId="77777777" w:rsidR="008B643C" w:rsidRDefault="0035399A">
      <w:pPr>
        <w:numPr>
          <w:ilvl w:val="0"/>
          <w:numId w:val="20"/>
        </w:numPr>
      </w:pPr>
      <w:r>
        <w:t>Select the configure tab.</w:t>
      </w:r>
    </w:p>
    <w:p w14:paraId="046F94ED" w14:textId="77777777" w:rsidR="008B643C" w:rsidRDefault="0035399A">
      <w:pPr>
        <w:numPr>
          <w:ilvl w:val="0"/>
          <w:numId w:val="1"/>
        </w:numPr>
      </w:pPr>
      <w:r>
        <w:rPr>
          <w:noProof/>
        </w:rPr>
        <w:drawing>
          <wp:inline distT="0" distB="0" distL="0" distR="0" wp14:anchorId="4C4866C4" wp14:editId="109B59B4">
            <wp:extent cx="6036310" cy="3517900"/>
            <wp:effectExtent l="0" t="0" r="0" b="0"/>
            <wp:docPr id="50" name="Picture" descr="createEventHubImg12.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2.png"/>
                    <pic:cNvPicPr>
                      <a:picLocks noChangeAspect="1" noChangeArrowheads="1"/>
                    </pic:cNvPicPr>
                  </pic:nvPicPr>
                  <pic:blipFill>
                    <a:blip r:embed="rId73"/>
                    <a:stretch>
                      <a:fillRect/>
                    </a:stretch>
                  </pic:blipFill>
                  <pic:spPr bwMode="auto">
                    <a:xfrm>
                      <a:off x="0" y="0"/>
                      <a:ext cx="6036310" cy="3517900"/>
                    </a:xfrm>
                    <a:prstGeom prst="rect">
                      <a:avLst/>
                    </a:prstGeom>
                    <a:noFill/>
                    <a:ln w="9525">
                      <a:noFill/>
                      <a:headEnd/>
                      <a:tailEnd/>
                    </a:ln>
                  </pic:spPr>
                </pic:pic>
              </a:graphicData>
            </a:graphic>
          </wp:inline>
        </w:drawing>
      </w:r>
    </w:p>
    <w:p w14:paraId="47B0FA86" w14:textId="77777777" w:rsidR="008B643C" w:rsidRDefault="008B643C">
      <w:pPr>
        <w:pStyle w:val="ImageCaption"/>
        <w:numPr>
          <w:ilvl w:val="0"/>
          <w:numId w:val="1"/>
        </w:numPr>
      </w:pPr>
    </w:p>
    <w:p w14:paraId="6B87C9E2" w14:textId="20B03117" w:rsidR="008B643C" w:rsidRDefault="0035399A">
      <w:pPr>
        <w:numPr>
          <w:ilvl w:val="0"/>
          <w:numId w:val="20"/>
        </w:numPr>
      </w:pPr>
      <w:r>
        <w:t xml:space="preserve">Locate the </w:t>
      </w:r>
      <w:del w:id="140" w:author="Cindy Gross" w:date="2015-04-23T17:00:00Z">
        <w:r w:rsidDel="006A1A1D">
          <w:delText>S</w:delText>
        </w:r>
      </w:del>
      <w:ins w:id="141" w:author="Cindy Gross" w:date="2015-04-23T17:00:00Z">
        <w:r w:rsidR="006A1A1D">
          <w:t>s</w:t>
        </w:r>
      </w:ins>
      <w:r>
        <w:t>hare</w:t>
      </w:r>
      <w:ins w:id="142" w:author="Cindy Gross" w:date="2015-04-23T17:00:00Z">
        <w:r w:rsidR="006A1A1D">
          <w:t>d</w:t>
        </w:r>
      </w:ins>
      <w:r>
        <w:t xml:space="preserve"> </w:t>
      </w:r>
      <w:ins w:id="143" w:author="Cindy Gross" w:date="2015-04-23T17:00:00Z">
        <w:r w:rsidR="006A1A1D">
          <w:t>a</w:t>
        </w:r>
      </w:ins>
      <w:del w:id="144" w:author="Cindy Gross" w:date="2015-04-23T17:00:00Z">
        <w:r w:rsidDel="006A1A1D">
          <w:delText>A</w:delText>
        </w:r>
      </w:del>
      <w:r>
        <w:t xml:space="preserve">ccess </w:t>
      </w:r>
      <w:ins w:id="145" w:author="Cindy Gross" w:date="2015-04-23T17:00:00Z">
        <w:r w:rsidR="006A1A1D">
          <w:t>p</w:t>
        </w:r>
      </w:ins>
      <w:del w:id="146" w:author="Cindy Gross" w:date="2015-04-23T17:00:00Z">
        <w:r w:rsidDel="006A1A1D">
          <w:delText>P</w:delText>
        </w:r>
      </w:del>
      <w:r>
        <w:t>olicies section at the bottom of the screen.</w:t>
      </w:r>
    </w:p>
    <w:p w14:paraId="5358CFD2" w14:textId="77777777" w:rsidR="008B643C" w:rsidRDefault="0035399A">
      <w:pPr>
        <w:numPr>
          <w:ilvl w:val="0"/>
          <w:numId w:val="1"/>
        </w:numPr>
      </w:pPr>
      <w:r>
        <w:rPr>
          <w:noProof/>
        </w:rPr>
        <w:drawing>
          <wp:inline distT="0" distB="0" distL="0" distR="0" wp14:anchorId="32CD0278" wp14:editId="7DE47248">
            <wp:extent cx="6046470" cy="896620"/>
            <wp:effectExtent l="0" t="0" r="0" b="0"/>
            <wp:docPr id="51" name="Picture" descr="createEventHubImg13.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3.png"/>
                    <pic:cNvPicPr>
                      <a:picLocks noChangeAspect="1" noChangeArrowheads="1"/>
                    </pic:cNvPicPr>
                  </pic:nvPicPr>
                  <pic:blipFill>
                    <a:blip r:embed="rId74"/>
                    <a:stretch>
                      <a:fillRect/>
                    </a:stretch>
                  </pic:blipFill>
                  <pic:spPr bwMode="auto">
                    <a:xfrm>
                      <a:off x="0" y="0"/>
                      <a:ext cx="6046470" cy="896620"/>
                    </a:xfrm>
                    <a:prstGeom prst="rect">
                      <a:avLst/>
                    </a:prstGeom>
                    <a:noFill/>
                    <a:ln w="9525">
                      <a:noFill/>
                      <a:headEnd/>
                      <a:tailEnd/>
                    </a:ln>
                  </pic:spPr>
                </pic:pic>
              </a:graphicData>
            </a:graphic>
          </wp:inline>
        </w:drawing>
      </w:r>
    </w:p>
    <w:p w14:paraId="11299AB6" w14:textId="77777777" w:rsidR="008B643C" w:rsidRDefault="008B643C">
      <w:pPr>
        <w:pStyle w:val="ImageCaption"/>
        <w:numPr>
          <w:ilvl w:val="0"/>
          <w:numId w:val="1"/>
        </w:numPr>
      </w:pPr>
    </w:p>
    <w:p w14:paraId="0420EF6B" w14:textId="77777777" w:rsidR="008B643C" w:rsidRDefault="0035399A">
      <w:pPr>
        <w:numPr>
          <w:ilvl w:val="0"/>
          <w:numId w:val="20"/>
        </w:numPr>
      </w:pPr>
      <w:r>
        <w:t>Enter</w:t>
      </w:r>
      <w:del w:id="147" w:author="Cindy Gross" w:date="2015-04-23T17:00:00Z">
        <w:r w:rsidDel="006A1A1D">
          <w:delText xml:space="preserve"> a</w:delText>
        </w:r>
      </w:del>
      <w:r>
        <w:t xml:space="preserve"> </w:t>
      </w:r>
      <w:r>
        <w:rPr>
          <w:b/>
        </w:rPr>
        <w:t>mypolicy</w:t>
      </w:r>
      <w:r>
        <w:t xml:space="preserve"> as the new policy name in the name textbox and select </w:t>
      </w:r>
      <w:r>
        <w:rPr>
          <w:b/>
        </w:rPr>
        <w:t>Send</w:t>
      </w:r>
      <w:r>
        <w:t xml:space="preserve"> and </w:t>
      </w:r>
      <w:r>
        <w:rPr>
          <w:b/>
        </w:rPr>
        <w:t>Listen</w:t>
      </w:r>
      <w:r>
        <w:t xml:space="preserve"> permissions.</w:t>
      </w:r>
    </w:p>
    <w:p w14:paraId="7E8D914B" w14:textId="77777777" w:rsidR="008B643C" w:rsidRDefault="0035399A">
      <w:pPr>
        <w:numPr>
          <w:ilvl w:val="0"/>
          <w:numId w:val="1"/>
        </w:numPr>
      </w:pPr>
      <w:r>
        <w:rPr>
          <w:noProof/>
        </w:rPr>
        <w:drawing>
          <wp:inline distT="0" distB="0" distL="0" distR="0" wp14:anchorId="4001394E" wp14:editId="0A0036A3">
            <wp:extent cx="4076700" cy="495300"/>
            <wp:effectExtent l="0" t="0" r="0" b="0"/>
            <wp:docPr id="52" name="Picture" descr="createEventHubImg14.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4.png"/>
                    <pic:cNvPicPr>
                      <a:picLocks noChangeAspect="1" noChangeArrowheads="1"/>
                    </pic:cNvPicPr>
                  </pic:nvPicPr>
                  <pic:blipFill>
                    <a:blip r:embed="rId75"/>
                    <a:stretch>
                      <a:fillRect/>
                    </a:stretch>
                  </pic:blipFill>
                  <pic:spPr bwMode="auto">
                    <a:xfrm>
                      <a:off x="0" y="0"/>
                      <a:ext cx="4076700" cy="495300"/>
                    </a:xfrm>
                    <a:prstGeom prst="rect">
                      <a:avLst/>
                    </a:prstGeom>
                    <a:noFill/>
                    <a:ln w="9525">
                      <a:noFill/>
                      <a:headEnd/>
                      <a:tailEnd/>
                    </a:ln>
                  </pic:spPr>
                </pic:pic>
              </a:graphicData>
            </a:graphic>
          </wp:inline>
        </w:drawing>
      </w:r>
    </w:p>
    <w:p w14:paraId="180BD7A5" w14:textId="77777777" w:rsidR="008B643C" w:rsidRDefault="008B643C">
      <w:pPr>
        <w:pStyle w:val="ImageCaption"/>
        <w:numPr>
          <w:ilvl w:val="0"/>
          <w:numId w:val="1"/>
        </w:numPr>
      </w:pPr>
    </w:p>
    <w:p w14:paraId="195C8FEA" w14:textId="77777777" w:rsidR="008B643C" w:rsidRDefault="0035399A">
      <w:pPr>
        <w:numPr>
          <w:ilvl w:val="0"/>
          <w:numId w:val="20"/>
        </w:numPr>
      </w:pPr>
      <w:r>
        <w:t>Click Save at the bottom of the screen.</w:t>
      </w:r>
    </w:p>
    <w:p w14:paraId="0F09B59D" w14:textId="77777777" w:rsidR="008B643C" w:rsidRDefault="0035399A">
      <w:pPr>
        <w:numPr>
          <w:ilvl w:val="0"/>
          <w:numId w:val="1"/>
        </w:numPr>
      </w:pPr>
      <w:r>
        <w:rPr>
          <w:noProof/>
        </w:rPr>
        <w:lastRenderedPageBreak/>
        <w:drawing>
          <wp:inline distT="0" distB="0" distL="0" distR="0" wp14:anchorId="453CC1C3" wp14:editId="46E238AC">
            <wp:extent cx="342900" cy="482600"/>
            <wp:effectExtent l="0" t="0" r="0" b="0"/>
            <wp:docPr id="53" name="Picture" descr="createEventHubImg15.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5.png"/>
                    <pic:cNvPicPr>
                      <a:picLocks noChangeAspect="1" noChangeArrowheads="1"/>
                    </pic:cNvPicPr>
                  </pic:nvPicPr>
                  <pic:blipFill>
                    <a:blip r:embed="rId76"/>
                    <a:stretch>
                      <a:fillRect/>
                    </a:stretch>
                  </pic:blipFill>
                  <pic:spPr bwMode="auto">
                    <a:xfrm>
                      <a:off x="0" y="0"/>
                      <a:ext cx="342900" cy="482600"/>
                    </a:xfrm>
                    <a:prstGeom prst="rect">
                      <a:avLst/>
                    </a:prstGeom>
                    <a:noFill/>
                    <a:ln w="9525">
                      <a:noFill/>
                      <a:headEnd/>
                      <a:tailEnd/>
                    </a:ln>
                  </pic:spPr>
                </pic:pic>
              </a:graphicData>
            </a:graphic>
          </wp:inline>
        </w:drawing>
      </w:r>
    </w:p>
    <w:p w14:paraId="028904F5" w14:textId="77777777" w:rsidR="008B643C" w:rsidRDefault="008B643C">
      <w:pPr>
        <w:pStyle w:val="ImageCaption"/>
        <w:numPr>
          <w:ilvl w:val="0"/>
          <w:numId w:val="1"/>
        </w:numPr>
      </w:pPr>
    </w:p>
    <w:p w14:paraId="5D8FD1F7" w14:textId="77777777" w:rsidR="008B643C" w:rsidRDefault="0035399A">
      <w:pPr>
        <w:numPr>
          <w:ilvl w:val="0"/>
          <w:numId w:val="20"/>
        </w:numPr>
      </w:pPr>
      <w:r>
        <w:t>Once the policy creation is complete the bottom of the screen will show the policy details including the keys.</w:t>
      </w:r>
    </w:p>
    <w:p w14:paraId="7176DBF4" w14:textId="77777777" w:rsidR="008B643C" w:rsidRDefault="0035399A">
      <w:pPr>
        <w:numPr>
          <w:ilvl w:val="0"/>
          <w:numId w:val="1"/>
        </w:numPr>
      </w:pPr>
      <w:r>
        <w:rPr>
          <w:noProof/>
        </w:rPr>
        <w:drawing>
          <wp:inline distT="0" distB="0" distL="0" distR="0" wp14:anchorId="6FA4E85C" wp14:editId="2473155F">
            <wp:extent cx="6057900" cy="1790700"/>
            <wp:effectExtent l="0" t="0" r="0" b="0"/>
            <wp:docPr id="54" name="Picture" descr="createEventHubImg16.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6.png"/>
                    <pic:cNvPicPr>
                      <a:picLocks noChangeAspect="1" noChangeArrowheads="1"/>
                    </pic:cNvPicPr>
                  </pic:nvPicPr>
                  <pic:blipFill>
                    <a:blip r:embed="rId77"/>
                    <a:stretch>
                      <a:fillRect/>
                    </a:stretch>
                  </pic:blipFill>
                  <pic:spPr bwMode="auto">
                    <a:xfrm>
                      <a:off x="0" y="0"/>
                      <a:ext cx="6057900" cy="1790700"/>
                    </a:xfrm>
                    <a:prstGeom prst="rect">
                      <a:avLst/>
                    </a:prstGeom>
                    <a:noFill/>
                    <a:ln w="9525">
                      <a:noFill/>
                      <a:headEnd/>
                      <a:tailEnd/>
                    </a:ln>
                  </pic:spPr>
                </pic:pic>
              </a:graphicData>
            </a:graphic>
          </wp:inline>
        </w:drawing>
      </w:r>
    </w:p>
    <w:p w14:paraId="77E10DB5" w14:textId="77777777" w:rsidR="008B643C" w:rsidRDefault="008B643C">
      <w:pPr>
        <w:pStyle w:val="ImageCaption"/>
        <w:numPr>
          <w:ilvl w:val="0"/>
          <w:numId w:val="1"/>
        </w:numPr>
      </w:pPr>
    </w:p>
    <w:p w14:paraId="0FD7D284" w14:textId="77777777" w:rsidR="008B643C" w:rsidRDefault="0035399A">
      <w:pPr>
        <w:numPr>
          <w:ilvl w:val="0"/>
          <w:numId w:val="20"/>
        </w:numPr>
      </w:pPr>
      <w:r>
        <w:t>The key will be used in several labs during the course. Copy the key and policy name to a file, and save the file to the desktop for later use.</w:t>
      </w:r>
    </w:p>
    <w:p w14:paraId="65B3CBDF" w14:textId="77777777" w:rsidR="008B643C" w:rsidRDefault="0035399A">
      <w:pPr>
        <w:pStyle w:val="Heading2"/>
      </w:pPr>
      <w:bookmarkStart w:id="148" w:name="device-sender"/>
      <w:r>
        <w:t>6. Device Sender</w:t>
      </w:r>
    </w:p>
    <w:bookmarkEnd w:id="148"/>
    <w:p w14:paraId="3DA11383" w14:textId="77777777" w:rsidR="008B643C" w:rsidRDefault="0035399A">
      <w:r>
        <w:t>Device Sender is a small command line program that can be used to send messages to an event hub. It will automatically generate a set of messages over a small timeframe. It simulates 4 device types; Temperature, Energy, Humidity and Light. You should only need to do this once for all subsequent labs as you can re-use this dataset.</w:t>
      </w:r>
    </w:p>
    <w:p w14:paraId="677658D6" w14:textId="77777777" w:rsidR="008B643C" w:rsidRDefault="0035399A">
      <w:pPr>
        <w:numPr>
          <w:ilvl w:val="0"/>
          <w:numId w:val="21"/>
        </w:numPr>
      </w:pPr>
      <w:r>
        <w:t xml:space="preserve">Open a command prompt. Navigate to </w:t>
      </w:r>
      <w:commentRangeStart w:id="149"/>
      <w:r>
        <w:t>**C:*.</w:t>
      </w:r>
      <w:commentRangeEnd w:id="149"/>
      <w:r w:rsidR="00A573DA">
        <w:rPr>
          <w:rStyle w:val="CommentReference"/>
        </w:rPr>
        <w:commentReference w:id="149"/>
      </w:r>
    </w:p>
    <w:p w14:paraId="423AF830" w14:textId="77777777" w:rsidR="008B643C" w:rsidRDefault="0035399A">
      <w:pPr>
        <w:pStyle w:val="Compact"/>
        <w:numPr>
          <w:ilvl w:val="0"/>
          <w:numId w:val="21"/>
        </w:numPr>
      </w:pPr>
      <w:r>
        <w:t xml:space="preserve">Execute the following command to send messages to the event hub. A copy of this script is available on the course virtual machine at </w:t>
      </w:r>
      <w:r>
        <w:rPr>
          <w:b/>
        </w:rPr>
        <w:t>C:.txt</w:t>
      </w:r>
      <w:r>
        <w:t>.</w:t>
      </w:r>
    </w:p>
    <w:p w14:paraId="6B50193C" w14:textId="77777777" w:rsidR="008B643C" w:rsidRDefault="0035399A">
      <w:pPr>
        <w:pStyle w:val="Compact"/>
        <w:numPr>
          <w:ilvl w:val="1"/>
          <w:numId w:val="22"/>
        </w:numPr>
      </w:pPr>
      <w:r>
        <w:t>&lt;eventHubNamespace&gt; refers to the namespace of the Event Hub created in the previous section.</w:t>
      </w:r>
    </w:p>
    <w:p w14:paraId="7AE4FDCB" w14:textId="77777777" w:rsidR="008B643C" w:rsidRDefault="0035399A">
      <w:pPr>
        <w:pStyle w:val="Compact"/>
        <w:numPr>
          <w:ilvl w:val="1"/>
          <w:numId w:val="22"/>
        </w:numPr>
      </w:pPr>
      <w:r>
        <w:t>&lt;eventHubName&gt; refers to the name of the Event Hub created in the previous section.</w:t>
      </w:r>
    </w:p>
    <w:p w14:paraId="3DE93D46" w14:textId="77777777" w:rsidR="008B643C" w:rsidRDefault="0035399A">
      <w:pPr>
        <w:pStyle w:val="Compact"/>
        <w:numPr>
          <w:ilvl w:val="1"/>
          <w:numId w:val="22"/>
        </w:numPr>
      </w:pPr>
      <w:r>
        <w:t xml:space="preserve">&lt;policyName&gt; will be </w:t>
      </w:r>
      <w:r>
        <w:rPr>
          <w:b/>
        </w:rPr>
        <w:t>mypolicy</w:t>
      </w:r>
      <w:r>
        <w:t xml:space="preserve"> if the previous directions were followed. If not, enter the name of the policy created in the previous section.</w:t>
      </w:r>
    </w:p>
    <w:p w14:paraId="37E068E4" w14:textId="77777777" w:rsidR="008B643C" w:rsidRDefault="0035399A">
      <w:pPr>
        <w:pStyle w:val="Compact"/>
        <w:numPr>
          <w:ilvl w:val="1"/>
          <w:numId w:val="22"/>
        </w:numPr>
      </w:pPr>
      <w:r>
        <w:t>&lt;policyKey&gt; is the Event Hub policy key saved to the text file.</w:t>
      </w:r>
    </w:p>
    <w:p w14:paraId="3724D117" w14:textId="77777777" w:rsidR="008B643C" w:rsidRDefault="0035399A">
      <w:pPr>
        <w:numPr>
          <w:ilvl w:val="0"/>
          <w:numId w:val="1"/>
        </w:numPr>
      </w:pPr>
      <w:r>
        <w:rPr>
          <w:rStyle w:val="VerbatimChar"/>
        </w:rPr>
        <w:t>DeviceSender GenerateDataToEventHub -n &lt;eventHubNamespace&gt; -e &lt;eventHubName&gt; -p &lt;policyName&gt; -k &lt;policyKey&gt;</w:t>
      </w:r>
    </w:p>
    <w:p w14:paraId="1A76262A" w14:textId="77777777" w:rsidR="008B643C" w:rsidRDefault="0035399A">
      <w:pPr>
        <w:numPr>
          <w:ilvl w:val="0"/>
          <w:numId w:val="21"/>
        </w:numPr>
      </w:pPr>
      <w:r>
        <w:t>The command prompt will show messages sent to the Event Hub. Do not close the prompt as this will stop the messages.</w:t>
      </w:r>
    </w:p>
    <w:p w14:paraId="41A2E5AF" w14:textId="77777777" w:rsidR="008B643C" w:rsidRDefault="0035399A">
      <w:pPr>
        <w:pStyle w:val="Heading1"/>
      </w:pPr>
      <w:bookmarkStart w:id="150" w:name="optional-review-virtual-machines"/>
      <w:r>
        <w:lastRenderedPageBreak/>
        <w:t>7. Optional Review: Virtual Machines</w:t>
      </w:r>
    </w:p>
    <w:bookmarkEnd w:id="150"/>
    <w:p w14:paraId="21524EE8" w14:textId="77777777" w:rsidR="008B643C" w:rsidRDefault="0035399A">
      <w:r>
        <w:t>An Azure virtual machine gives you the flexibility of virtualization without spending the time and money to buy and maintain the hardware that hosts the virtual machine.</w:t>
      </w:r>
    </w:p>
    <w:p w14:paraId="6DA9D612" w14:textId="77777777" w:rsidR="008B643C" w:rsidRDefault="0035399A">
      <w:r>
        <w:t>The Azure Preview Portal provides a centralized means to quickly create any number of machines (up to your subscription limit).</w:t>
      </w:r>
    </w:p>
    <w:p w14:paraId="27866ECC" w14:textId="77777777" w:rsidR="008B643C" w:rsidRDefault="0035399A">
      <w:r>
        <w:t>Virtual Machines are deployed through Virtual Machine Images. Azure provides many images "out of the box" such as Windows and Linux images of various flavors as well as more specialized images such as WebLogic, Docker and Puppet Enterprise Server.</w:t>
      </w:r>
    </w:p>
    <w:p w14:paraId="6B553E21" w14:textId="77777777" w:rsidR="008B643C" w:rsidRDefault="0035399A">
      <w:r>
        <w:rPr>
          <w:noProof/>
        </w:rPr>
        <w:drawing>
          <wp:inline distT="0" distB="0" distL="0" distR="0" wp14:anchorId="6E07B267" wp14:editId="385411E7">
            <wp:extent cx="6069330" cy="1786890"/>
            <wp:effectExtent l="0" t="0" r="0" b="0"/>
            <wp:docPr id="55" name="Picture" descr="virtualMachinesImg1.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1.png"/>
                    <pic:cNvPicPr>
                      <a:picLocks noChangeAspect="1" noChangeArrowheads="1"/>
                    </pic:cNvPicPr>
                  </pic:nvPicPr>
                  <pic:blipFill>
                    <a:blip r:embed="rId78"/>
                    <a:stretch>
                      <a:fillRect/>
                    </a:stretch>
                  </pic:blipFill>
                  <pic:spPr bwMode="auto">
                    <a:xfrm>
                      <a:off x="0" y="0"/>
                      <a:ext cx="6069330" cy="1786890"/>
                    </a:xfrm>
                    <a:prstGeom prst="rect">
                      <a:avLst/>
                    </a:prstGeom>
                    <a:noFill/>
                    <a:ln w="9525">
                      <a:noFill/>
                      <a:headEnd/>
                      <a:tailEnd/>
                    </a:ln>
                  </pic:spPr>
                </pic:pic>
              </a:graphicData>
            </a:graphic>
          </wp:inline>
        </w:drawing>
      </w:r>
    </w:p>
    <w:p w14:paraId="403D76C4" w14:textId="77777777" w:rsidR="008B643C" w:rsidRDefault="008B643C">
      <w:pPr>
        <w:pStyle w:val="ImageCaption"/>
      </w:pPr>
    </w:p>
    <w:p w14:paraId="110223EF" w14:textId="77777777" w:rsidR="008B643C" w:rsidRDefault="0035399A">
      <w:r>
        <w:rPr>
          <w:noProof/>
        </w:rPr>
        <w:drawing>
          <wp:inline distT="0" distB="0" distL="0" distR="0" wp14:anchorId="0C3FA7C2" wp14:editId="011372FB">
            <wp:extent cx="6103620" cy="1619250"/>
            <wp:effectExtent l="0" t="0" r="0" b="0"/>
            <wp:docPr id="56" name="Picture" descr="virtualMachinesImg2.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2.png"/>
                    <pic:cNvPicPr>
                      <a:picLocks noChangeAspect="1" noChangeArrowheads="1"/>
                    </pic:cNvPicPr>
                  </pic:nvPicPr>
                  <pic:blipFill>
                    <a:blip r:embed="rId79"/>
                    <a:stretch>
                      <a:fillRect/>
                    </a:stretch>
                  </pic:blipFill>
                  <pic:spPr bwMode="auto">
                    <a:xfrm>
                      <a:off x="0" y="0"/>
                      <a:ext cx="6103620" cy="1619250"/>
                    </a:xfrm>
                    <a:prstGeom prst="rect">
                      <a:avLst/>
                    </a:prstGeom>
                    <a:noFill/>
                    <a:ln w="9525">
                      <a:noFill/>
                      <a:headEnd/>
                      <a:tailEnd/>
                    </a:ln>
                  </pic:spPr>
                </pic:pic>
              </a:graphicData>
            </a:graphic>
          </wp:inline>
        </w:drawing>
      </w:r>
    </w:p>
    <w:p w14:paraId="1A293C6D" w14:textId="77777777" w:rsidR="008B643C" w:rsidRDefault="008B643C">
      <w:pPr>
        <w:pStyle w:val="ImageCaption"/>
      </w:pPr>
    </w:p>
    <w:p w14:paraId="3AFFE8B5" w14:textId="77777777" w:rsidR="008B643C" w:rsidRDefault="0035399A">
      <w:r>
        <w:rPr>
          <w:noProof/>
        </w:rPr>
        <w:drawing>
          <wp:inline distT="0" distB="0" distL="0" distR="0" wp14:anchorId="622EAED2" wp14:editId="33F58B81">
            <wp:extent cx="6075680" cy="1351280"/>
            <wp:effectExtent l="0" t="0" r="0" b="0"/>
            <wp:docPr id="57" name="Picture" descr="virtualMachinesImg3.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3.png"/>
                    <pic:cNvPicPr>
                      <a:picLocks noChangeAspect="1" noChangeArrowheads="1"/>
                    </pic:cNvPicPr>
                  </pic:nvPicPr>
                  <pic:blipFill>
                    <a:blip r:embed="rId80"/>
                    <a:stretch>
                      <a:fillRect/>
                    </a:stretch>
                  </pic:blipFill>
                  <pic:spPr bwMode="auto">
                    <a:xfrm>
                      <a:off x="0" y="0"/>
                      <a:ext cx="6075680" cy="1351280"/>
                    </a:xfrm>
                    <a:prstGeom prst="rect">
                      <a:avLst/>
                    </a:prstGeom>
                    <a:noFill/>
                    <a:ln w="9525">
                      <a:noFill/>
                      <a:headEnd/>
                      <a:tailEnd/>
                    </a:ln>
                  </pic:spPr>
                </pic:pic>
              </a:graphicData>
            </a:graphic>
          </wp:inline>
        </w:drawing>
      </w:r>
    </w:p>
    <w:p w14:paraId="068F29B2" w14:textId="77777777" w:rsidR="008B643C" w:rsidRDefault="008B643C">
      <w:pPr>
        <w:pStyle w:val="ImageCaption"/>
      </w:pPr>
    </w:p>
    <w:p w14:paraId="3D3F3F25" w14:textId="77777777" w:rsidR="008B643C" w:rsidRDefault="0035399A">
      <w:r>
        <w:lastRenderedPageBreak/>
        <w:t>A number of images are provided through the VMDepot, this is a community-driven catalog of virtual machine images provided and licensed by community members. VMDepot images can only be customized Linux images.</w:t>
      </w:r>
    </w:p>
    <w:p w14:paraId="3E665219" w14:textId="77777777" w:rsidR="008B643C" w:rsidRDefault="0035399A">
      <w:r>
        <w:rPr>
          <w:noProof/>
        </w:rPr>
        <w:drawing>
          <wp:inline distT="0" distB="0" distL="0" distR="0" wp14:anchorId="6DF5914D" wp14:editId="00D43515">
            <wp:extent cx="6297930" cy="1497330"/>
            <wp:effectExtent l="0" t="0" r="0" b="0"/>
            <wp:docPr id="58" name="Picture" descr="virtualMachinesImg4.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4.png"/>
                    <pic:cNvPicPr>
                      <a:picLocks noChangeAspect="1" noChangeArrowheads="1"/>
                    </pic:cNvPicPr>
                  </pic:nvPicPr>
                  <pic:blipFill>
                    <a:blip r:embed="rId81"/>
                    <a:stretch>
                      <a:fillRect/>
                    </a:stretch>
                  </pic:blipFill>
                  <pic:spPr bwMode="auto">
                    <a:xfrm>
                      <a:off x="0" y="0"/>
                      <a:ext cx="6297930" cy="1497330"/>
                    </a:xfrm>
                    <a:prstGeom prst="rect">
                      <a:avLst/>
                    </a:prstGeom>
                    <a:noFill/>
                    <a:ln w="9525">
                      <a:noFill/>
                      <a:headEnd/>
                      <a:tailEnd/>
                    </a:ln>
                  </pic:spPr>
                </pic:pic>
              </a:graphicData>
            </a:graphic>
          </wp:inline>
        </w:drawing>
      </w:r>
    </w:p>
    <w:p w14:paraId="766852E2" w14:textId="77777777" w:rsidR="008B643C" w:rsidRDefault="008B643C">
      <w:pPr>
        <w:pStyle w:val="ImageCaption"/>
      </w:pPr>
    </w:p>
    <w:p w14:paraId="1B40A516" w14:textId="77777777" w:rsidR="008B643C" w:rsidRDefault="0035399A">
      <w:r>
        <w:t>Virtual Machines are typically attached to a Cloud Service, which can contain any number of virtual machines.</w:t>
      </w:r>
    </w:p>
    <w:p w14:paraId="1A09EF92" w14:textId="77777777" w:rsidR="008B643C" w:rsidRDefault="0035399A">
      <w:r>
        <w:t>All virtual machines that you create in Microsoft Azure can automatically communicate using a private network with other virtual machines in the same cloud service.</w:t>
      </w:r>
    </w:p>
    <w:p w14:paraId="0A387ED2" w14:textId="77777777" w:rsidR="008B643C" w:rsidRDefault="0035399A">
      <w:r>
        <w:t>Additionally you can create Azure Virtual Network (VNET) to easily extend an on-premises network through site-to-site VPN, much like the way you’d set up and connect to a remote branch office.</w:t>
      </w:r>
    </w:p>
    <w:p w14:paraId="3465FC68" w14:textId="77777777" w:rsidR="008B643C" w:rsidRDefault="0035399A">
      <w:r>
        <w:t>You control the network topology, including configuration of DNS and IP address ranges, and manage it just like your on-premises infrastructure.</w:t>
      </w:r>
    </w:p>
    <w:sectPr w:rsidR="008B643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Cindy Gross" w:date="2015-04-23T14:30:00Z" w:initials="CG">
    <w:p w14:paraId="1D6E413F" w14:textId="77777777" w:rsidR="00E80FCD" w:rsidRDefault="00E80FCD">
      <w:pPr>
        <w:pStyle w:val="CommentText"/>
      </w:pPr>
      <w:r>
        <w:rPr>
          <w:rStyle w:val="CommentReference"/>
        </w:rPr>
        <w:annotationRef/>
      </w:r>
      <w:r>
        <w:t>This comes later</w:t>
      </w:r>
    </w:p>
  </w:comment>
  <w:comment w:id="123" w:author="Cindy Gross" w:date="2015-04-23T16:43:00Z" w:initials="CG">
    <w:p w14:paraId="1C1BA3E3" w14:textId="22D37C5C" w:rsidR="002214D2" w:rsidRDefault="002214D2">
      <w:pPr>
        <w:pStyle w:val="CommentText"/>
      </w:pPr>
      <w:r>
        <w:rPr>
          <w:rStyle w:val="CommentReference"/>
        </w:rPr>
        <w:annotationRef/>
      </w:r>
      <w:r>
        <w:t>This table was not in the .sql file on github, I added it</w:t>
      </w:r>
    </w:p>
  </w:comment>
  <w:comment w:id="149" w:author="Cindy Gross" w:date="2015-04-23T17:06:00Z" w:initials="CG">
    <w:p w14:paraId="7C0BF86F" w14:textId="77777777" w:rsidR="00A573DA" w:rsidRDefault="00A573DA">
      <w:pPr>
        <w:pStyle w:val="CommentText"/>
      </w:pPr>
      <w:r>
        <w:rPr>
          <w:rStyle w:val="CommentReference"/>
        </w:rPr>
        <w:annotationRef/>
      </w:r>
      <w:r>
        <w:t>?</w:t>
      </w:r>
    </w:p>
    <w:p w14:paraId="6DECBFB4" w14:textId="7246B79A" w:rsidR="00A573DA" w:rsidRDefault="00A573DA">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6E413F" w15:done="0"/>
  <w15:commentEx w15:paraId="1C1BA3E3" w15:done="0"/>
  <w15:commentEx w15:paraId="6DECBFB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461689D"/>
    <w:multiLevelType w:val="multilevel"/>
    <w:tmpl w:val="DC60F0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78814EE"/>
    <w:multiLevelType w:val="multilevel"/>
    <w:tmpl w:val="BF0E304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31E3C7D"/>
    <w:multiLevelType w:val="hybridMultilevel"/>
    <w:tmpl w:val="8284A276"/>
    <w:lvl w:ilvl="0" w:tplc="AB00B65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2029FD"/>
    <w:multiLevelType w:val="hybridMultilevel"/>
    <w:tmpl w:val="508A2CC0"/>
    <w:lvl w:ilvl="0" w:tplc="AB00B65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D0ACBE"/>
    <w:multiLevelType w:val="multilevel"/>
    <w:tmpl w:val="B70CDAA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3E329E78"/>
    <w:multiLevelType w:val="multilevel"/>
    <w:tmpl w:val="CA00EA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578560EA"/>
    <w:multiLevelType w:val="hybridMultilevel"/>
    <w:tmpl w:val="82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9040A5"/>
    <w:multiLevelType w:val="hybridMultilevel"/>
    <w:tmpl w:val="DC2C1C8A"/>
    <w:lvl w:ilvl="0" w:tplc="AB00B65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num>
  <w:num w:numId="6">
    <w:abstractNumId w:val="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num>
  <w:num w:numId="9">
    <w:abstractNumId w:val="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0"/>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6"/>
  </w:num>
  <w:num w:numId="24">
    <w:abstractNumId w:val="7"/>
  </w:num>
  <w:num w:numId="25">
    <w:abstractNumId w:val="2"/>
  </w:num>
  <w:num w:numId="2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indy Gross">
    <w15:presenceInfo w15:providerId="None" w15:userId="Cindy Gro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2"/>
  </w:compat>
  <w:rsids>
    <w:rsidRoot w:val="008B643C"/>
    <w:rsid w:val="000C718A"/>
    <w:rsid w:val="00182246"/>
    <w:rsid w:val="001A5DB8"/>
    <w:rsid w:val="001C611F"/>
    <w:rsid w:val="002214D2"/>
    <w:rsid w:val="00252286"/>
    <w:rsid w:val="0035399A"/>
    <w:rsid w:val="006932F6"/>
    <w:rsid w:val="006A1A1D"/>
    <w:rsid w:val="006C40C2"/>
    <w:rsid w:val="008B643C"/>
    <w:rsid w:val="00947E1F"/>
    <w:rsid w:val="00A573DA"/>
    <w:rsid w:val="00AF205A"/>
    <w:rsid w:val="00B526B8"/>
    <w:rsid w:val="00B63E77"/>
    <w:rsid w:val="00B9641D"/>
    <w:rsid w:val="00C1134C"/>
    <w:rsid w:val="00C857DD"/>
    <w:rsid w:val="00E80FCD"/>
    <w:rsid w:val="00E9275F"/>
    <w:rsid w:val="00ED27B9"/>
    <w:rsid w:val="00FB0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8E298"/>
  <w15:docId w15:val="{4E971C4A-03F4-4614-9A46-14EE37CB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E80FCD"/>
    <w:rPr>
      <w:sz w:val="16"/>
      <w:szCs w:val="16"/>
    </w:rPr>
  </w:style>
  <w:style w:type="paragraph" w:styleId="CommentText">
    <w:name w:val="annotation text"/>
    <w:basedOn w:val="Normal"/>
    <w:link w:val="CommentTextChar"/>
    <w:semiHidden/>
    <w:unhideWhenUsed/>
    <w:rsid w:val="00E80FCD"/>
    <w:rPr>
      <w:sz w:val="20"/>
      <w:szCs w:val="20"/>
    </w:rPr>
  </w:style>
  <w:style w:type="character" w:customStyle="1" w:styleId="CommentTextChar">
    <w:name w:val="Comment Text Char"/>
    <w:basedOn w:val="DefaultParagraphFont"/>
    <w:link w:val="CommentText"/>
    <w:semiHidden/>
    <w:rsid w:val="00E80FCD"/>
    <w:rPr>
      <w:sz w:val="20"/>
      <w:szCs w:val="20"/>
    </w:rPr>
  </w:style>
  <w:style w:type="paragraph" w:styleId="CommentSubject">
    <w:name w:val="annotation subject"/>
    <w:basedOn w:val="CommentText"/>
    <w:next w:val="CommentText"/>
    <w:link w:val="CommentSubjectChar"/>
    <w:semiHidden/>
    <w:unhideWhenUsed/>
    <w:rsid w:val="00E80FCD"/>
    <w:rPr>
      <w:b/>
      <w:bCs/>
    </w:rPr>
  </w:style>
  <w:style w:type="character" w:customStyle="1" w:styleId="CommentSubjectChar">
    <w:name w:val="Comment Subject Char"/>
    <w:basedOn w:val="CommentTextChar"/>
    <w:link w:val="CommentSubject"/>
    <w:semiHidden/>
    <w:rsid w:val="00E80FCD"/>
    <w:rPr>
      <w:b/>
      <w:bCs/>
      <w:sz w:val="20"/>
      <w:szCs w:val="20"/>
    </w:rPr>
  </w:style>
  <w:style w:type="paragraph" w:styleId="BalloonText">
    <w:name w:val="Balloon Text"/>
    <w:basedOn w:val="Normal"/>
    <w:link w:val="BalloonTextChar"/>
    <w:semiHidden/>
    <w:unhideWhenUsed/>
    <w:rsid w:val="00E80FCD"/>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E80FCD"/>
    <w:rPr>
      <w:rFonts w:ascii="Segoe UI" w:hAnsi="Segoe UI" w:cs="Segoe UI"/>
      <w:sz w:val="18"/>
      <w:szCs w:val="18"/>
    </w:rPr>
  </w:style>
  <w:style w:type="character" w:styleId="Hyperlink">
    <w:name w:val="Hyperlink"/>
    <w:basedOn w:val="DefaultParagraphFont"/>
    <w:rsid w:val="00C857DD"/>
    <w:rPr>
      <w:color w:val="0000FF" w:themeColor="hyperlink"/>
      <w:u w:val="single"/>
    </w:rPr>
  </w:style>
  <w:style w:type="paragraph" w:styleId="ListParagraph">
    <w:name w:val="List Paragraph"/>
    <w:basedOn w:val="Normal"/>
    <w:rsid w:val="00FB0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s://portal.azure.com/" TargetMode="External"/><Relationship Id="rId32" Type="http://schemas.openxmlformats.org/officeDocument/2006/relationships/image" Target="media/image22.png"/><Relationship Id="rId37" Type="http://schemas.openxmlformats.org/officeDocument/2006/relationships/hyperlink" Target="https://portal.azure.com/" TargetMode="External"/><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hyperlink" Target="https://manage.windowsazure.com" TargetMode="Externa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zudio.co"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portal.azure.com/" TargetMode="Externa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manage.windowsazure.com" TargetMode="External"/><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microsoft.com/office/2011/relationships/people" Target="people.xml"/><Relationship Id="rId1" Type="http://schemas.openxmlformats.org/officeDocument/2006/relationships/numbering" Target="numbering.xml"/><Relationship Id="rId6" Type="http://schemas.openxmlformats.org/officeDocument/2006/relationships/hyperlink" Target="https://portal.azure.com/" TargetMode="Externa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zure.microsoft.com/en-gb/documentation/articles/storage-use-azcopy/" TargetMode="External"/><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hyperlink" Target="http://www.microsoft.com/en-gb/download/details.aspx?id=7593" TargetMode="External"/><Relationship Id="rId76"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40</Pages>
  <Words>3517</Words>
  <Characters>20048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Cindy Gross</cp:lastModifiedBy>
  <cp:revision>11</cp:revision>
  <dcterms:created xsi:type="dcterms:W3CDTF">2015-02-26T17:31:00Z</dcterms:created>
  <dcterms:modified xsi:type="dcterms:W3CDTF">2015-04-29T00:07:00Z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